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3F742C" w14:textId="239178FA" w:rsidR="0063585C" w:rsidRPr="004851C7" w:rsidRDefault="00FF02EE" w:rsidP="00D429F2">
      <w:pPr>
        <w:pStyle w:val="Cmlaplog"/>
      </w:pPr>
      <w:r w:rsidRPr="00FF02EE">
        <w:rPr>
          <w:b/>
          <w:caps/>
          <w:noProof/>
          <w:sz w:val="36"/>
          <w:szCs w:val="24"/>
          <w:lang w:eastAsia="hu-HU"/>
        </w:rPr>
        <w:drawing>
          <wp:anchor distT="0" distB="0" distL="114300" distR="114300" simplePos="0" relativeHeight="251658240" behindDoc="0" locked="0" layoutInCell="1" allowOverlap="1" wp14:anchorId="640BEA1C" wp14:editId="666591D8">
            <wp:simplePos x="0" y="0"/>
            <wp:positionH relativeFrom="page">
              <wp:align>center</wp:align>
            </wp:positionH>
            <wp:positionV relativeFrom="paragraph">
              <wp:posOffset>0</wp:posOffset>
            </wp:positionV>
            <wp:extent cx="6648450" cy="9392920"/>
            <wp:effectExtent l="0" t="0" r="0" b="0"/>
            <wp:wrapSquare wrapText="bothSides"/>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48450" cy="9392920"/>
                    </a:xfrm>
                    <a:prstGeom prst="rect">
                      <a:avLst/>
                    </a:prstGeom>
                  </pic:spPr>
                </pic:pic>
              </a:graphicData>
            </a:graphic>
            <wp14:sizeRelH relativeFrom="margin">
              <wp14:pctWidth>0</wp14:pctWidth>
            </wp14:sizeRelH>
            <wp14:sizeRelV relativeFrom="margin">
              <wp14:pctHeight>0</wp14:pctHeight>
            </wp14:sizeRelV>
          </wp:anchor>
        </w:drawing>
      </w:r>
      <w:r w:rsidR="00816BCB">
        <w:br w:type="page"/>
      </w:r>
      <w:r w:rsidR="009D2FD8" w:rsidRPr="004851C7">
        <w:rPr>
          <w:noProof/>
          <w:lang w:eastAsia="hu-HU"/>
        </w:rPr>
        <w:lastRenderedPageBreak/>
        <w:drawing>
          <wp:inline distT="0" distB="0" distL="0" distR="0" wp14:anchorId="75FFBEFA" wp14:editId="6F4E6F3C">
            <wp:extent cx="1931035" cy="541020"/>
            <wp:effectExtent l="0" t="0" r="0" b="0"/>
            <wp:docPr id="1" name="Kép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egyete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1035" cy="541020"/>
                    </a:xfrm>
                    <a:prstGeom prst="rect">
                      <a:avLst/>
                    </a:prstGeom>
                    <a:noFill/>
                    <a:ln>
                      <a:noFill/>
                    </a:ln>
                  </pic:spPr>
                </pic:pic>
              </a:graphicData>
            </a:graphic>
          </wp:inline>
        </w:drawing>
      </w:r>
    </w:p>
    <w:p w14:paraId="5F5887E3" w14:textId="77777777" w:rsidR="004851C7" w:rsidRPr="004851C7" w:rsidRDefault="004851C7" w:rsidP="00D429F2">
      <w:pPr>
        <w:pStyle w:val="Cmlapegyetem"/>
      </w:pPr>
      <w:r w:rsidRPr="004851C7">
        <w:t>Budapesti Műszaki és Gazdaságtudományi Egyetem</w:t>
      </w:r>
    </w:p>
    <w:p w14:paraId="6261E961" w14:textId="77777777" w:rsidR="004851C7" w:rsidRPr="004851C7" w:rsidRDefault="004851C7" w:rsidP="00D429F2">
      <w:pPr>
        <w:pStyle w:val="Cmlapkarstanszk"/>
      </w:pPr>
      <w:r w:rsidRPr="004851C7">
        <w:t>Villamosmérnöki és Informatikai Kar</w:t>
      </w:r>
    </w:p>
    <w:p w14:paraId="614306E0" w14:textId="672C8EBF" w:rsidR="004851C7" w:rsidRDefault="00812426" w:rsidP="00D429F2">
      <w:pPr>
        <w:pStyle w:val="Cmlapkarstanszk"/>
      </w:pPr>
      <w:fldSimple w:instr=" DOCPROPERTY  Company  \* MERGEFORMAT ">
        <w:r w:rsidR="005B153C">
          <w:t>Automatizálási és Alkalmazott Informatikai Tanszék</w:t>
        </w:r>
      </w:fldSimple>
    </w:p>
    <w:p w14:paraId="636BBB01" w14:textId="77777777" w:rsidR="004851C7" w:rsidRDefault="004851C7"/>
    <w:p w14:paraId="36F20A54" w14:textId="77777777" w:rsidR="004851C7" w:rsidRDefault="004851C7"/>
    <w:p w14:paraId="7E8300BE" w14:textId="77777777" w:rsidR="004851C7" w:rsidRDefault="004851C7"/>
    <w:p w14:paraId="02C07D20" w14:textId="77777777" w:rsidR="004851C7" w:rsidRDefault="004851C7"/>
    <w:p w14:paraId="2D8CF118" w14:textId="77777777" w:rsidR="004851C7" w:rsidRDefault="004851C7"/>
    <w:p w14:paraId="1309EF9A" w14:textId="77777777" w:rsidR="004851C7" w:rsidRDefault="004851C7"/>
    <w:p w14:paraId="7F39B52B" w14:textId="77777777" w:rsidR="004851C7" w:rsidRPr="00B50CAA" w:rsidRDefault="004851C7"/>
    <w:p w14:paraId="63E824BC" w14:textId="72AFBEAB" w:rsidR="0063585C" w:rsidRPr="00B50CAA" w:rsidRDefault="00FF02EE" w:rsidP="00171054">
      <w:pPr>
        <w:pStyle w:val="Cmlapszerz"/>
      </w:pPr>
      <w:r>
        <w:t>Pásztori Péter Benjámin</w:t>
      </w:r>
    </w:p>
    <w:p w14:paraId="5BD632B6" w14:textId="6B5136AC" w:rsidR="0063585C" w:rsidRPr="00B50CAA" w:rsidRDefault="00FF02EE">
      <w:pPr>
        <w:pStyle w:val="Cm"/>
      </w:pPr>
      <w:r>
        <w:t xml:space="preserve">Egészséges életmódot támogató webalkalmazás fejlesztése asp.net Mvc </w:t>
      </w:r>
      <w:proofErr w:type="gramStart"/>
      <w:r>
        <w:t>és</w:t>
      </w:r>
      <w:proofErr w:type="gramEnd"/>
      <w:r>
        <w:t xml:space="preserve"> angular alapokon</w:t>
      </w:r>
    </w:p>
    <w:p w14:paraId="436457F8" w14:textId="77777777" w:rsidR="00630A92" w:rsidRDefault="00630A92" w:rsidP="00630A92">
      <w:pPr>
        <w:keepLines/>
        <w:spacing w:after="0"/>
        <w:ind w:firstLine="0"/>
        <w:jc w:val="center"/>
        <w:rPr>
          <w:smallCaps/>
        </w:rPr>
      </w:pPr>
    </w:p>
    <w:p w14:paraId="7B8F957D" w14:textId="77777777" w:rsidR="00630A92" w:rsidRDefault="00630A92" w:rsidP="00630A92">
      <w:pPr>
        <w:keepLines/>
        <w:spacing w:after="0"/>
        <w:ind w:firstLine="0"/>
        <w:jc w:val="center"/>
        <w:rPr>
          <w:smallCaps/>
        </w:rPr>
      </w:pPr>
    </w:p>
    <w:p w14:paraId="4E66D8CA" w14:textId="77777777" w:rsidR="00630A92" w:rsidRDefault="00630A92" w:rsidP="00630A92">
      <w:pPr>
        <w:keepLines/>
        <w:spacing w:after="0"/>
        <w:ind w:firstLine="0"/>
        <w:jc w:val="center"/>
        <w:rPr>
          <w:smallCaps/>
        </w:rPr>
      </w:pPr>
    </w:p>
    <w:p w14:paraId="5A97AB4D" w14:textId="77777777" w:rsidR="00630A92" w:rsidRDefault="00630A92" w:rsidP="00630A92">
      <w:pPr>
        <w:keepLines/>
        <w:spacing w:after="0"/>
        <w:ind w:firstLine="0"/>
        <w:jc w:val="center"/>
        <w:rPr>
          <w:smallCaps/>
        </w:rPr>
      </w:pPr>
    </w:p>
    <w:p w14:paraId="1B8CDBB4" w14:textId="0ED45216" w:rsidR="00630A92" w:rsidRDefault="00630A92" w:rsidP="00FF02EE">
      <w:pPr>
        <w:keepLines/>
        <w:spacing w:after="0"/>
        <w:ind w:firstLine="0"/>
        <w:rPr>
          <w:smallCaps/>
        </w:rPr>
      </w:pPr>
    </w:p>
    <w:p w14:paraId="05D54636" w14:textId="77777777" w:rsidR="00630A92" w:rsidRDefault="00630A92" w:rsidP="00630A92">
      <w:pPr>
        <w:keepLines/>
        <w:spacing w:after="0"/>
        <w:ind w:firstLine="0"/>
        <w:jc w:val="center"/>
        <w:rPr>
          <w:smallCaps/>
        </w:rPr>
      </w:pPr>
    </w:p>
    <w:p w14:paraId="61F33379" w14:textId="77777777" w:rsidR="00630A92" w:rsidRDefault="00630A92" w:rsidP="00630A92">
      <w:pPr>
        <w:keepLines/>
        <w:spacing w:after="0"/>
        <w:ind w:firstLine="0"/>
        <w:jc w:val="center"/>
        <w:rPr>
          <w:smallCaps/>
        </w:rPr>
      </w:pPr>
    </w:p>
    <w:p w14:paraId="4A0A8917" w14:textId="77777777" w:rsidR="00630A92" w:rsidRDefault="00630A92" w:rsidP="00630A92">
      <w:pPr>
        <w:keepLines/>
        <w:spacing w:after="0"/>
        <w:ind w:firstLine="0"/>
        <w:jc w:val="center"/>
        <w:rPr>
          <w:smallCaps/>
        </w:rPr>
      </w:pPr>
    </w:p>
    <w:p w14:paraId="113A12EC" w14:textId="77777777" w:rsidR="00630A92" w:rsidRDefault="00630A92" w:rsidP="00630A92">
      <w:pPr>
        <w:keepLines/>
        <w:spacing w:after="0"/>
        <w:ind w:firstLine="0"/>
        <w:jc w:val="center"/>
        <w:rPr>
          <w:smallCaps/>
        </w:rPr>
      </w:pPr>
    </w:p>
    <w:p w14:paraId="7BF499DC" w14:textId="77777777" w:rsidR="00630A92" w:rsidRDefault="00630A92" w:rsidP="00630A92">
      <w:pPr>
        <w:keepLines/>
        <w:spacing w:after="0"/>
        <w:ind w:firstLine="0"/>
        <w:jc w:val="center"/>
        <w:rPr>
          <w:smallCaps/>
        </w:rPr>
      </w:pPr>
      <w:proofErr w:type="gramStart"/>
      <w:r>
        <w:rPr>
          <w:smallCaps/>
        </w:rPr>
        <w:t>Konzulens</w:t>
      </w:r>
      <w:proofErr w:type="gramEnd"/>
    </w:p>
    <w:p w14:paraId="71BF7A9D" w14:textId="1655FD46" w:rsidR="00630A92" w:rsidRDefault="00FF02EE" w:rsidP="00630A92">
      <w:pPr>
        <w:pStyle w:val="Cmlapszerz"/>
      </w:pPr>
      <w:r>
        <w:t>Dr. Kővári Bence András</w:t>
      </w:r>
      <w:commentRangeStart w:id="0"/>
      <w:r w:rsidR="00630A92">
        <w:fldChar w:fldCharType="begin"/>
      </w:r>
      <w:r w:rsidR="00630A92">
        <w:instrText xml:space="preserve"> DOCPROPERTY "Manager"  \* MERGEFORMAT </w:instrText>
      </w:r>
      <w:r w:rsidR="00630A92">
        <w:fldChar w:fldCharType="end"/>
      </w:r>
      <w:commentRangeEnd w:id="0"/>
      <w:r w:rsidR="00630A92">
        <w:rPr>
          <w:rStyle w:val="Jegyzethivatkozs"/>
          <w:noProof w:val="0"/>
        </w:rPr>
        <w:commentReference w:id="0"/>
      </w:r>
    </w:p>
    <w:p w14:paraId="59CFD63D" w14:textId="158E32A6" w:rsidR="0063585C" w:rsidRPr="00B50CAA" w:rsidRDefault="00630A92" w:rsidP="00630A92">
      <w:pPr>
        <w:spacing w:after="0"/>
        <w:ind w:firstLine="0"/>
        <w:jc w:val="center"/>
      </w:pPr>
      <w:r>
        <w:t xml:space="preserve">BUDAPEST, </w:t>
      </w:r>
      <w:commentRangeStart w:id="1"/>
      <w:r>
        <w:t>20</w:t>
      </w:r>
      <w:r w:rsidR="00656B73">
        <w:t>2</w:t>
      </w:r>
      <w:r>
        <w:t>5</w:t>
      </w:r>
      <w:commentRangeEnd w:id="1"/>
      <w:r>
        <w:rPr>
          <w:rStyle w:val="Jegyzethivatkozs"/>
        </w:rPr>
        <w:commentReference w:id="1"/>
      </w:r>
      <w:r w:rsidR="0063585C" w:rsidRPr="00267677">
        <w:fldChar w:fldCharType="begin"/>
      </w:r>
      <w:r w:rsidR="0063585C" w:rsidRPr="00B50CAA">
        <w:instrText xml:space="preserve"> SUBJECT  \* MERGEFORMAT </w:instrText>
      </w:r>
      <w:r w:rsidR="0063585C" w:rsidRPr="00267677">
        <w:fldChar w:fldCharType="end"/>
      </w:r>
    </w:p>
    <w:p w14:paraId="155AD015" w14:textId="77777777" w:rsidR="0063585C" w:rsidRPr="00B50CAA" w:rsidRDefault="0063585C" w:rsidP="00B96880">
      <w:pPr>
        <w:pStyle w:val="Fejezetcmtartalomjegyzknlkl"/>
      </w:pPr>
      <w:commentRangeStart w:id="2"/>
      <w:r w:rsidRPr="00B50CAA">
        <w:lastRenderedPageBreak/>
        <w:t>Tartalomjegyzék</w:t>
      </w:r>
      <w:commentRangeEnd w:id="2"/>
      <w:r w:rsidR="00656B73">
        <w:rPr>
          <w:rStyle w:val="Jegyzethivatkozs"/>
          <w:rFonts w:cs="Times New Roman"/>
          <w:b w:val="0"/>
          <w:bCs w:val="0"/>
          <w:noProof w:val="0"/>
          <w:kern w:val="0"/>
        </w:rPr>
        <w:commentReference w:id="2"/>
      </w:r>
    </w:p>
    <w:p w14:paraId="198A5D86" w14:textId="2E6771F7" w:rsidR="005E41C4" w:rsidRDefault="00730B3C">
      <w:pPr>
        <w:pStyle w:val="TJ1"/>
        <w:rPr>
          <w:rFonts w:asciiTheme="minorHAnsi" w:eastAsiaTheme="minorEastAsia" w:hAnsiTheme="minorHAnsi" w:cstheme="minorBidi"/>
          <w:b w:val="0"/>
          <w:noProof/>
          <w:sz w:val="22"/>
          <w:szCs w:val="22"/>
          <w:lang w:eastAsia="hu-HU"/>
        </w:rPr>
      </w:pPr>
      <w:r>
        <w:fldChar w:fldCharType="begin"/>
      </w:r>
      <w:r>
        <w:instrText xml:space="preserve"> TOC \o "1-3" \h \z \u </w:instrText>
      </w:r>
      <w:r>
        <w:fldChar w:fldCharType="separate"/>
      </w:r>
      <w:hyperlink w:anchor="_Toc214917719" w:history="1">
        <w:r w:rsidR="005E41C4" w:rsidRPr="003559C9">
          <w:rPr>
            <w:rStyle w:val="Hiperhivatkozs"/>
            <w:noProof/>
          </w:rPr>
          <w:t>Összefoglaló</w:t>
        </w:r>
        <w:r w:rsidR="005E41C4">
          <w:rPr>
            <w:noProof/>
            <w:webHidden/>
          </w:rPr>
          <w:tab/>
        </w:r>
        <w:r w:rsidR="005E41C4">
          <w:rPr>
            <w:noProof/>
            <w:webHidden/>
          </w:rPr>
          <w:fldChar w:fldCharType="begin"/>
        </w:r>
        <w:r w:rsidR="005E41C4">
          <w:rPr>
            <w:noProof/>
            <w:webHidden/>
          </w:rPr>
          <w:instrText xml:space="preserve"> PAGEREF _Toc214917719 \h </w:instrText>
        </w:r>
        <w:r w:rsidR="005E41C4">
          <w:rPr>
            <w:noProof/>
            <w:webHidden/>
          </w:rPr>
        </w:r>
        <w:r w:rsidR="005E41C4">
          <w:rPr>
            <w:noProof/>
            <w:webHidden/>
          </w:rPr>
          <w:fldChar w:fldCharType="separate"/>
        </w:r>
        <w:r w:rsidR="005E41C4">
          <w:rPr>
            <w:noProof/>
            <w:webHidden/>
          </w:rPr>
          <w:t>7</w:t>
        </w:r>
        <w:r w:rsidR="005E41C4">
          <w:rPr>
            <w:noProof/>
            <w:webHidden/>
          </w:rPr>
          <w:fldChar w:fldCharType="end"/>
        </w:r>
      </w:hyperlink>
    </w:p>
    <w:p w14:paraId="6C328E3B" w14:textId="1F7EA6A1" w:rsidR="005E41C4" w:rsidRDefault="00812426">
      <w:pPr>
        <w:pStyle w:val="TJ1"/>
        <w:rPr>
          <w:rFonts w:asciiTheme="minorHAnsi" w:eastAsiaTheme="minorEastAsia" w:hAnsiTheme="minorHAnsi" w:cstheme="minorBidi"/>
          <w:b w:val="0"/>
          <w:noProof/>
          <w:sz w:val="22"/>
          <w:szCs w:val="22"/>
          <w:lang w:eastAsia="hu-HU"/>
        </w:rPr>
      </w:pPr>
      <w:hyperlink w:anchor="_Toc214917720" w:history="1">
        <w:r w:rsidR="005E41C4" w:rsidRPr="003559C9">
          <w:rPr>
            <w:rStyle w:val="Hiperhivatkozs"/>
            <w:noProof/>
          </w:rPr>
          <w:t>Abstract</w:t>
        </w:r>
        <w:r w:rsidR="005E41C4">
          <w:rPr>
            <w:noProof/>
            <w:webHidden/>
          </w:rPr>
          <w:tab/>
        </w:r>
        <w:r w:rsidR="005E41C4">
          <w:rPr>
            <w:noProof/>
            <w:webHidden/>
          </w:rPr>
          <w:fldChar w:fldCharType="begin"/>
        </w:r>
        <w:r w:rsidR="005E41C4">
          <w:rPr>
            <w:noProof/>
            <w:webHidden/>
          </w:rPr>
          <w:instrText xml:space="preserve"> PAGEREF _Toc214917720 \h </w:instrText>
        </w:r>
        <w:r w:rsidR="005E41C4">
          <w:rPr>
            <w:noProof/>
            <w:webHidden/>
          </w:rPr>
        </w:r>
        <w:r w:rsidR="005E41C4">
          <w:rPr>
            <w:noProof/>
            <w:webHidden/>
          </w:rPr>
          <w:fldChar w:fldCharType="separate"/>
        </w:r>
        <w:r w:rsidR="005E41C4">
          <w:rPr>
            <w:noProof/>
            <w:webHidden/>
          </w:rPr>
          <w:t>8</w:t>
        </w:r>
        <w:r w:rsidR="005E41C4">
          <w:rPr>
            <w:noProof/>
            <w:webHidden/>
          </w:rPr>
          <w:fldChar w:fldCharType="end"/>
        </w:r>
      </w:hyperlink>
    </w:p>
    <w:p w14:paraId="6A87623F" w14:textId="1F36C94F" w:rsidR="005E41C4" w:rsidRDefault="00812426">
      <w:pPr>
        <w:pStyle w:val="TJ1"/>
        <w:rPr>
          <w:rFonts w:asciiTheme="minorHAnsi" w:eastAsiaTheme="minorEastAsia" w:hAnsiTheme="minorHAnsi" w:cstheme="minorBidi"/>
          <w:b w:val="0"/>
          <w:noProof/>
          <w:sz w:val="22"/>
          <w:szCs w:val="22"/>
          <w:lang w:eastAsia="hu-HU"/>
        </w:rPr>
      </w:pPr>
      <w:hyperlink w:anchor="_Toc214917721" w:history="1">
        <w:r w:rsidR="005E41C4" w:rsidRPr="003559C9">
          <w:rPr>
            <w:rStyle w:val="Hiperhivatkozs"/>
            <w:noProof/>
          </w:rPr>
          <w:t>1 Bevezetés</w:t>
        </w:r>
        <w:r w:rsidR="005E41C4">
          <w:rPr>
            <w:noProof/>
            <w:webHidden/>
          </w:rPr>
          <w:tab/>
        </w:r>
        <w:r w:rsidR="005E41C4">
          <w:rPr>
            <w:noProof/>
            <w:webHidden/>
          </w:rPr>
          <w:fldChar w:fldCharType="begin"/>
        </w:r>
        <w:r w:rsidR="005E41C4">
          <w:rPr>
            <w:noProof/>
            <w:webHidden/>
          </w:rPr>
          <w:instrText xml:space="preserve"> PAGEREF _Toc214917721 \h </w:instrText>
        </w:r>
        <w:r w:rsidR="005E41C4">
          <w:rPr>
            <w:noProof/>
            <w:webHidden/>
          </w:rPr>
        </w:r>
        <w:r w:rsidR="005E41C4">
          <w:rPr>
            <w:noProof/>
            <w:webHidden/>
          </w:rPr>
          <w:fldChar w:fldCharType="separate"/>
        </w:r>
        <w:r w:rsidR="005E41C4">
          <w:rPr>
            <w:noProof/>
            <w:webHidden/>
          </w:rPr>
          <w:t>9</w:t>
        </w:r>
        <w:r w:rsidR="005E41C4">
          <w:rPr>
            <w:noProof/>
            <w:webHidden/>
          </w:rPr>
          <w:fldChar w:fldCharType="end"/>
        </w:r>
      </w:hyperlink>
    </w:p>
    <w:p w14:paraId="66D0EB9E" w14:textId="1550AFE4" w:rsidR="005E41C4" w:rsidRDefault="00812426">
      <w:pPr>
        <w:pStyle w:val="TJ1"/>
        <w:rPr>
          <w:rFonts w:asciiTheme="minorHAnsi" w:eastAsiaTheme="minorEastAsia" w:hAnsiTheme="minorHAnsi" w:cstheme="minorBidi"/>
          <w:b w:val="0"/>
          <w:noProof/>
          <w:sz w:val="22"/>
          <w:szCs w:val="22"/>
          <w:lang w:eastAsia="hu-HU"/>
        </w:rPr>
      </w:pPr>
      <w:hyperlink w:anchor="_Toc214917722" w:history="1">
        <w:r w:rsidR="005E41C4" w:rsidRPr="003559C9">
          <w:rPr>
            <w:rStyle w:val="Hiperhivatkozs"/>
            <w:noProof/>
          </w:rPr>
          <w:t>2 Irodalomkutatás, technológiák, hasonló alkotások bemutatása</w:t>
        </w:r>
        <w:r w:rsidR="005E41C4">
          <w:rPr>
            <w:noProof/>
            <w:webHidden/>
          </w:rPr>
          <w:tab/>
        </w:r>
        <w:r w:rsidR="005E41C4">
          <w:rPr>
            <w:noProof/>
            <w:webHidden/>
          </w:rPr>
          <w:fldChar w:fldCharType="begin"/>
        </w:r>
        <w:r w:rsidR="005E41C4">
          <w:rPr>
            <w:noProof/>
            <w:webHidden/>
          </w:rPr>
          <w:instrText xml:space="preserve"> PAGEREF _Toc214917722 \h </w:instrText>
        </w:r>
        <w:r w:rsidR="005E41C4">
          <w:rPr>
            <w:noProof/>
            <w:webHidden/>
          </w:rPr>
        </w:r>
        <w:r w:rsidR="005E41C4">
          <w:rPr>
            <w:noProof/>
            <w:webHidden/>
          </w:rPr>
          <w:fldChar w:fldCharType="separate"/>
        </w:r>
        <w:r w:rsidR="005E41C4">
          <w:rPr>
            <w:noProof/>
            <w:webHidden/>
          </w:rPr>
          <w:t>12</w:t>
        </w:r>
        <w:r w:rsidR="005E41C4">
          <w:rPr>
            <w:noProof/>
            <w:webHidden/>
          </w:rPr>
          <w:fldChar w:fldCharType="end"/>
        </w:r>
      </w:hyperlink>
    </w:p>
    <w:p w14:paraId="77EBF957" w14:textId="6A934252"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23" w:history="1">
        <w:r w:rsidR="005E41C4" w:rsidRPr="003559C9">
          <w:rPr>
            <w:rStyle w:val="Hiperhivatkozs"/>
            <w:noProof/>
          </w:rPr>
          <w:t>2.1 Technikai háttér</w:t>
        </w:r>
        <w:r w:rsidR="005E41C4">
          <w:rPr>
            <w:noProof/>
            <w:webHidden/>
          </w:rPr>
          <w:tab/>
        </w:r>
        <w:r w:rsidR="005E41C4">
          <w:rPr>
            <w:noProof/>
            <w:webHidden/>
          </w:rPr>
          <w:fldChar w:fldCharType="begin"/>
        </w:r>
        <w:r w:rsidR="005E41C4">
          <w:rPr>
            <w:noProof/>
            <w:webHidden/>
          </w:rPr>
          <w:instrText xml:space="preserve"> PAGEREF _Toc214917723 \h </w:instrText>
        </w:r>
        <w:r w:rsidR="005E41C4">
          <w:rPr>
            <w:noProof/>
            <w:webHidden/>
          </w:rPr>
        </w:r>
        <w:r w:rsidR="005E41C4">
          <w:rPr>
            <w:noProof/>
            <w:webHidden/>
          </w:rPr>
          <w:fldChar w:fldCharType="separate"/>
        </w:r>
        <w:r w:rsidR="005E41C4">
          <w:rPr>
            <w:noProof/>
            <w:webHidden/>
          </w:rPr>
          <w:t>12</w:t>
        </w:r>
        <w:r w:rsidR="005E41C4">
          <w:rPr>
            <w:noProof/>
            <w:webHidden/>
          </w:rPr>
          <w:fldChar w:fldCharType="end"/>
        </w:r>
      </w:hyperlink>
    </w:p>
    <w:p w14:paraId="32C982DB" w14:textId="512A8B6F"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24" w:history="1">
        <w:r w:rsidR="005E41C4" w:rsidRPr="003559C9">
          <w:rPr>
            <w:rStyle w:val="Hiperhivatkozs"/>
            <w:noProof/>
          </w:rPr>
          <w:t>2.2 Szerver oldali technológiák:</w:t>
        </w:r>
        <w:r w:rsidR="005E41C4">
          <w:rPr>
            <w:noProof/>
            <w:webHidden/>
          </w:rPr>
          <w:tab/>
        </w:r>
        <w:r w:rsidR="005E41C4">
          <w:rPr>
            <w:noProof/>
            <w:webHidden/>
          </w:rPr>
          <w:fldChar w:fldCharType="begin"/>
        </w:r>
        <w:r w:rsidR="005E41C4">
          <w:rPr>
            <w:noProof/>
            <w:webHidden/>
          </w:rPr>
          <w:instrText xml:space="preserve"> PAGEREF _Toc214917724 \h </w:instrText>
        </w:r>
        <w:r w:rsidR="005E41C4">
          <w:rPr>
            <w:noProof/>
            <w:webHidden/>
          </w:rPr>
        </w:r>
        <w:r w:rsidR="005E41C4">
          <w:rPr>
            <w:noProof/>
            <w:webHidden/>
          </w:rPr>
          <w:fldChar w:fldCharType="separate"/>
        </w:r>
        <w:r w:rsidR="005E41C4">
          <w:rPr>
            <w:noProof/>
            <w:webHidden/>
          </w:rPr>
          <w:t>12</w:t>
        </w:r>
        <w:r w:rsidR="005E41C4">
          <w:rPr>
            <w:noProof/>
            <w:webHidden/>
          </w:rPr>
          <w:fldChar w:fldCharType="end"/>
        </w:r>
      </w:hyperlink>
    </w:p>
    <w:p w14:paraId="77ADD5F6" w14:textId="527C5270"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25" w:history="1">
        <w:r w:rsidR="005E41C4" w:rsidRPr="003559C9">
          <w:rPr>
            <w:rStyle w:val="Hiperhivatkozs"/>
            <w:noProof/>
          </w:rPr>
          <w:t>2.2.1 ASP.NET Core</w:t>
        </w:r>
        <w:r w:rsidR="005E41C4">
          <w:rPr>
            <w:noProof/>
            <w:webHidden/>
          </w:rPr>
          <w:tab/>
        </w:r>
        <w:r w:rsidR="005E41C4">
          <w:rPr>
            <w:noProof/>
            <w:webHidden/>
          </w:rPr>
          <w:fldChar w:fldCharType="begin"/>
        </w:r>
        <w:r w:rsidR="005E41C4">
          <w:rPr>
            <w:noProof/>
            <w:webHidden/>
          </w:rPr>
          <w:instrText xml:space="preserve"> PAGEREF _Toc214917725 \h </w:instrText>
        </w:r>
        <w:r w:rsidR="005E41C4">
          <w:rPr>
            <w:noProof/>
            <w:webHidden/>
          </w:rPr>
        </w:r>
        <w:r w:rsidR="005E41C4">
          <w:rPr>
            <w:noProof/>
            <w:webHidden/>
          </w:rPr>
          <w:fldChar w:fldCharType="separate"/>
        </w:r>
        <w:r w:rsidR="005E41C4">
          <w:rPr>
            <w:noProof/>
            <w:webHidden/>
          </w:rPr>
          <w:t>12</w:t>
        </w:r>
        <w:r w:rsidR="005E41C4">
          <w:rPr>
            <w:noProof/>
            <w:webHidden/>
          </w:rPr>
          <w:fldChar w:fldCharType="end"/>
        </w:r>
      </w:hyperlink>
    </w:p>
    <w:p w14:paraId="62F6265E" w14:textId="71DCD7F4"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26" w:history="1">
        <w:r w:rsidR="005E41C4" w:rsidRPr="003559C9">
          <w:rPr>
            <w:rStyle w:val="Hiperhivatkozs"/>
            <w:noProof/>
          </w:rPr>
          <w:t>2.2.2 Hitelesítés / Autorizáció</w:t>
        </w:r>
        <w:r w:rsidR="005E41C4">
          <w:rPr>
            <w:noProof/>
            <w:webHidden/>
          </w:rPr>
          <w:tab/>
        </w:r>
        <w:r w:rsidR="005E41C4">
          <w:rPr>
            <w:noProof/>
            <w:webHidden/>
          </w:rPr>
          <w:fldChar w:fldCharType="begin"/>
        </w:r>
        <w:r w:rsidR="005E41C4">
          <w:rPr>
            <w:noProof/>
            <w:webHidden/>
          </w:rPr>
          <w:instrText xml:space="preserve"> PAGEREF _Toc214917726 \h </w:instrText>
        </w:r>
        <w:r w:rsidR="005E41C4">
          <w:rPr>
            <w:noProof/>
            <w:webHidden/>
          </w:rPr>
        </w:r>
        <w:r w:rsidR="005E41C4">
          <w:rPr>
            <w:noProof/>
            <w:webHidden/>
          </w:rPr>
          <w:fldChar w:fldCharType="separate"/>
        </w:r>
        <w:r w:rsidR="005E41C4">
          <w:rPr>
            <w:noProof/>
            <w:webHidden/>
          </w:rPr>
          <w:t>13</w:t>
        </w:r>
        <w:r w:rsidR="005E41C4">
          <w:rPr>
            <w:noProof/>
            <w:webHidden/>
          </w:rPr>
          <w:fldChar w:fldCharType="end"/>
        </w:r>
      </w:hyperlink>
    </w:p>
    <w:p w14:paraId="182AC27C" w14:textId="71F62206"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27" w:history="1">
        <w:r w:rsidR="005E41C4" w:rsidRPr="003559C9">
          <w:rPr>
            <w:rStyle w:val="Hiperhivatkozs"/>
            <w:noProof/>
          </w:rPr>
          <w:t>2.2.3 E-mail szolgáltatás</w:t>
        </w:r>
        <w:r w:rsidR="005E41C4">
          <w:rPr>
            <w:noProof/>
            <w:webHidden/>
          </w:rPr>
          <w:tab/>
        </w:r>
        <w:r w:rsidR="005E41C4">
          <w:rPr>
            <w:noProof/>
            <w:webHidden/>
          </w:rPr>
          <w:fldChar w:fldCharType="begin"/>
        </w:r>
        <w:r w:rsidR="005E41C4">
          <w:rPr>
            <w:noProof/>
            <w:webHidden/>
          </w:rPr>
          <w:instrText xml:space="preserve"> PAGEREF _Toc214917727 \h </w:instrText>
        </w:r>
        <w:r w:rsidR="005E41C4">
          <w:rPr>
            <w:noProof/>
            <w:webHidden/>
          </w:rPr>
        </w:r>
        <w:r w:rsidR="005E41C4">
          <w:rPr>
            <w:noProof/>
            <w:webHidden/>
          </w:rPr>
          <w:fldChar w:fldCharType="separate"/>
        </w:r>
        <w:r w:rsidR="005E41C4">
          <w:rPr>
            <w:noProof/>
            <w:webHidden/>
          </w:rPr>
          <w:t>14</w:t>
        </w:r>
        <w:r w:rsidR="005E41C4">
          <w:rPr>
            <w:noProof/>
            <w:webHidden/>
          </w:rPr>
          <w:fldChar w:fldCharType="end"/>
        </w:r>
      </w:hyperlink>
    </w:p>
    <w:p w14:paraId="3B73DCD3" w14:textId="33A92E7E"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28" w:history="1">
        <w:r w:rsidR="005E41C4" w:rsidRPr="003559C9">
          <w:rPr>
            <w:rStyle w:val="Hiperhivatkozs"/>
            <w:noProof/>
          </w:rPr>
          <w:t>2.2.4 API dokumentáció és kliensgenerálás (Swagger és NSwag)</w:t>
        </w:r>
        <w:r w:rsidR="005E41C4">
          <w:rPr>
            <w:noProof/>
            <w:webHidden/>
          </w:rPr>
          <w:tab/>
        </w:r>
        <w:r w:rsidR="005E41C4">
          <w:rPr>
            <w:noProof/>
            <w:webHidden/>
          </w:rPr>
          <w:fldChar w:fldCharType="begin"/>
        </w:r>
        <w:r w:rsidR="005E41C4">
          <w:rPr>
            <w:noProof/>
            <w:webHidden/>
          </w:rPr>
          <w:instrText xml:space="preserve"> PAGEREF _Toc214917728 \h </w:instrText>
        </w:r>
        <w:r w:rsidR="005E41C4">
          <w:rPr>
            <w:noProof/>
            <w:webHidden/>
          </w:rPr>
        </w:r>
        <w:r w:rsidR="005E41C4">
          <w:rPr>
            <w:noProof/>
            <w:webHidden/>
          </w:rPr>
          <w:fldChar w:fldCharType="separate"/>
        </w:r>
        <w:r w:rsidR="005E41C4">
          <w:rPr>
            <w:noProof/>
            <w:webHidden/>
          </w:rPr>
          <w:t>14</w:t>
        </w:r>
        <w:r w:rsidR="005E41C4">
          <w:rPr>
            <w:noProof/>
            <w:webHidden/>
          </w:rPr>
          <w:fldChar w:fldCharType="end"/>
        </w:r>
      </w:hyperlink>
    </w:p>
    <w:p w14:paraId="66EB52F5" w14:textId="7502C867"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29" w:history="1">
        <w:r w:rsidR="005E41C4" w:rsidRPr="003559C9">
          <w:rPr>
            <w:rStyle w:val="Hiperhivatkozs"/>
            <w:noProof/>
          </w:rPr>
          <w:t>2.2.5 Entity Framework</w:t>
        </w:r>
        <w:r w:rsidR="005E41C4">
          <w:rPr>
            <w:noProof/>
            <w:webHidden/>
          </w:rPr>
          <w:tab/>
        </w:r>
        <w:r w:rsidR="005E41C4">
          <w:rPr>
            <w:noProof/>
            <w:webHidden/>
          </w:rPr>
          <w:fldChar w:fldCharType="begin"/>
        </w:r>
        <w:r w:rsidR="005E41C4">
          <w:rPr>
            <w:noProof/>
            <w:webHidden/>
          </w:rPr>
          <w:instrText xml:space="preserve"> PAGEREF _Toc214917729 \h </w:instrText>
        </w:r>
        <w:r w:rsidR="005E41C4">
          <w:rPr>
            <w:noProof/>
            <w:webHidden/>
          </w:rPr>
        </w:r>
        <w:r w:rsidR="005E41C4">
          <w:rPr>
            <w:noProof/>
            <w:webHidden/>
          </w:rPr>
          <w:fldChar w:fldCharType="separate"/>
        </w:r>
        <w:r w:rsidR="005E41C4">
          <w:rPr>
            <w:noProof/>
            <w:webHidden/>
          </w:rPr>
          <w:t>15</w:t>
        </w:r>
        <w:r w:rsidR="005E41C4">
          <w:rPr>
            <w:noProof/>
            <w:webHidden/>
          </w:rPr>
          <w:fldChar w:fldCharType="end"/>
        </w:r>
      </w:hyperlink>
    </w:p>
    <w:p w14:paraId="6CDA65B5" w14:textId="320F2447"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30" w:history="1">
        <w:r w:rsidR="005E41C4" w:rsidRPr="003559C9">
          <w:rPr>
            <w:rStyle w:val="Hiperhivatkozs"/>
            <w:noProof/>
          </w:rPr>
          <w:t>2.3 Kliens oldali technológiák:</w:t>
        </w:r>
        <w:r w:rsidR="005E41C4">
          <w:rPr>
            <w:noProof/>
            <w:webHidden/>
          </w:rPr>
          <w:tab/>
        </w:r>
        <w:r w:rsidR="005E41C4">
          <w:rPr>
            <w:noProof/>
            <w:webHidden/>
          </w:rPr>
          <w:fldChar w:fldCharType="begin"/>
        </w:r>
        <w:r w:rsidR="005E41C4">
          <w:rPr>
            <w:noProof/>
            <w:webHidden/>
          </w:rPr>
          <w:instrText xml:space="preserve"> PAGEREF _Toc214917730 \h </w:instrText>
        </w:r>
        <w:r w:rsidR="005E41C4">
          <w:rPr>
            <w:noProof/>
            <w:webHidden/>
          </w:rPr>
        </w:r>
        <w:r w:rsidR="005E41C4">
          <w:rPr>
            <w:noProof/>
            <w:webHidden/>
          </w:rPr>
          <w:fldChar w:fldCharType="separate"/>
        </w:r>
        <w:r w:rsidR="005E41C4">
          <w:rPr>
            <w:noProof/>
            <w:webHidden/>
          </w:rPr>
          <w:t>15</w:t>
        </w:r>
        <w:r w:rsidR="005E41C4">
          <w:rPr>
            <w:noProof/>
            <w:webHidden/>
          </w:rPr>
          <w:fldChar w:fldCharType="end"/>
        </w:r>
      </w:hyperlink>
    </w:p>
    <w:p w14:paraId="117CAF64" w14:textId="204ADB9B"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31" w:history="1">
        <w:r w:rsidR="005E41C4" w:rsidRPr="003559C9">
          <w:rPr>
            <w:rStyle w:val="Hiperhivatkozs"/>
            <w:noProof/>
          </w:rPr>
          <w:t>2.3.1 Angular</w:t>
        </w:r>
        <w:r w:rsidR="005E41C4">
          <w:rPr>
            <w:noProof/>
            <w:webHidden/>
          </w:rPr>
          <w:tab/>
        </w:r>
        <w:r w:rsidR="005E41C4">
          <w:rPr>
            <w:noProof/>
            <w:webHidden/>
          </w:rPr>
          <w:fldChar w:fldCharType="begin"/>
        </w:r>
        <w:r w:rsidR="005E41C4">
          <w:rPr>
            <w:noProof/>
            <w:webHidden/>
          </w:rPr>
          <w:instrText xml:space="preserve"> PAGEREF _Toc214917731 \h </w:instrText>
        </w:r>
        <w:r w:rsidR="005E41C4">
          <w:rPr>
            <w:noProof/>
            <w:webHidden/>
          </w:rPr>
        </w:r>
        <w:r w:rsidR="005E41C4">
          <w:rPr>
            <w:noProof/>
            <w:webHidden/>
          </w:rPr>
          <w:fldChar w:fldCharType="separate"/>
        </w:r>
        <w:r w:rsidR="005E41C4">
          <w:rPr>
            <w:noProof/>
            <w:webHidden/>
          </w:rPr>
          <w:t>16</w:t>
        </w:r>
        <w:r w:rsidR="005E41C4">
          <w:rPr>
            <w:noProof/>
            <w:webHidden/>
          </w:rPr>
          <w:fldChar w:fldCharType="end"/>
        </w:r>
      </w:hyperlink>
    </w:p>
    <w:p w14:paraId="776152B0" w14:textId="1BFCC0EC"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32" w:history="1">
        <w:r w:rsidR="005E41C4" w:rsidRPr="003559C9">
          <w:rPr>
            <w:rStyle w:val="Hiperhivatkozs"/>
            <w:noProof/>
          </w:rPr>
          <w:t>2.3.2 TypeScript</w:t>
        </w:r>
        <w:r w:rsidR="005E41C4">
          <w:rPr>
            <w:noProof/>
            <w:webHidden/>
          </w:rPr>
          <w:tab/>
        </w:r>
        <w:r w:rsidR="005E41C4">
          <w:rPr>
            <w:noProof/>
            <w:webHidden/>
          </w:rPr>
          <w:fldChar w:fldCharType="begin"/>
        </w:r>
        <w:r w:rsidR="005E41C4">
          <w:rPr>
            <w:noProof/>
            <w:webHidden/>
          </w:rPr>
          <w:instrText xml:space="preserve"> PAGEREF _Toc214917732 \h </w:instrText>
        </w:r>
        <w:r w:rsidR="005E41C4">
          <w:rPr>
            <w:noProof/>
            <w:webHidden/>
          </w:rPr>
        </w:r>
        <w:r w:rsidR="005E41C4">
          <w:rPr>
            <w:noProof/>
            <w:webHidden/>
          </w:rPr>
          <w:fldChar w:fldCharType="separate"/>
        </w:r>
        <w:r w:rsidR="005E41C4">
          <w:rPr>
            <w:noProof/>
            <w:webHidden/>
          </w:rPr>
          <w:t>16</w:t>
        </w:r>
        <w:r w:rsidR="005E41C4">
          <w:rPr>
            <w:noProof/>
            <w:webHidden/>
          </w:rPr>
          <w:fldChar w:fldCharType="end"/>
        </w:r>
      </w:hyperlink>
    </w:p>
    <w:p w14:paraId="6BAE0F17" w14:textId="6A1BDE80"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33" w:history="1">
        <w:r w:rsidR="005E41C4" w:rsidRPr="003559C9">
          <w:rPr>
            <w:rStyle w:val="Hiperhivatkozs"/>
            <w:noProof/>
          </w:rPr>
          <w:t>2.3.3 HTML és CSS</w:t>
        </w:r>
        <w:r w:rsidR="005E41C4">
          <w:rPr>
            <w:noProof/>
            <w:webHidden/>
          </w:rPr>
          <w:tab/>
        </w:r>
        <w:r w:rsidR="005E41C4">
          <w:rPr>
            <w:noProof/>
            <w:webHidden/>
          </w:rPr>
          <w:fldChar w:fldCharType="begin"/>
        </w:r>
        <w:r w:rsidR="005E41C4">
          <w:rPr>
            <w:noProof/>
            <w:webHidden/>
          </w:rPr>
          <w:instrText xml:space="preserve"> PAGEREF _Toc214917733 \h </w:instrText>
        </w:r>
        <w:r w:rsidR="005E41C4">
          <w:rPr>
            <w:noProof/>
            <w:webHidden/>
          </w:rPr>
        </w:r>
        <w:r w:rsidR="005E41C4">
          <w:rPr>
            <w:noProof/>
            <w:webHidden/>
          </w:rPr>
          <w:fldChar w:fldCharType="separate"/>
        </w:r>
        <w:r w:rsidR="005E41C4">
          <w:rPr>
            <w:noProof/>
            <w:webHidden/>
          </w:rPr>
          <w:t>17</w:t>
        </w:r>
        <w:r w:rsidR="005E41C4">
          <w:rPr>
            <w:noProof/>
            <w:webHidden/>
          </w:rPr>
          <w:fldChar w:fldCharType="end"/>
        </w:r>
      </w:hyperlink>
    </w:p>
    <w:p w14:paraId="0F85C797" w14:textId="363127D5"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34" w:history="1">
        <w:r w:rsidR="005E41C4" w:rsidRPr="003559C9">
          <w:rPr>
            <w:rStyle w:val="Hiperhivatkozs"/>
            <w:noProof/>
          </w:rPr>
          <w:t>2.3.4 Bootstrap és Bootswatch</w:t>
        </w:r>
        <w:r w:rsidR="005E41C4">
          <w:rPr>
            <w:noProof/>
            <w:webHidden/>
          </w:rPr>
          <w:tab/>
        </w:r>
        <w:r w:rsidR="005E41C4">
          <w:rPr>
            <w:noProof/>
            <w:webHidden/>
          </w:rPr>
          <w:fldChar w:fldCharType="begin"/>
        </w:r>
        <w:r w:rsidR="005E41C4">
          <w:rPr>
            <w:noProof/>
            <w:webHidden/>
          </w:rPr>
          <w:instrText xml:space="preserve"> PAGEREF _Toc214917734 \h </w:instrText>
        </w:r>
        <w:r w:rsidR="005E41C4">
          <w:rPr>
            <w:noProof/>
            <w:webHidden/>
          </w:rPr>
        </w:r>
        <w:r w:rsidR="005E41C4">
          <w:rPr>
            <w:noProof/>
            <w:webHidden/>
          </w:rPr>
          <w:fldChar w:fldCharType="separate"/>
        </w:r>
        <w:r w:rsidR="005E41C4">
          <w:rPr>
            <w:noProof/>
            <w:webHidden/>
          </w:rPr>
          <w:t>17</w:t>
        </w:r>
        <w:r w:rsidR="005E41C4">
          <w:rPr>
            <w:noProof/>
            <w:webHidden/>
          </w:rPr>
          <w:fldChar w:fldCharType="end"/>
        </w:r>
      </w:hyperlink>
    </w:p>
    <w:p w14:paraId="1A46A46E" w14:textId="1EBCCECA"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35" w:history="1">
        <w:r w:rsidR="005E41C4" w:rsidRPr="003559C9">
          <w:rPr>
            <w:rStyle w:val="Hiperhivatkozs"/>
            <w:noProof/>
          </w:rPr>
          <w:t>2.4 Adattárolás:</w:t>
        </w:r>
        <w:r w:rsidR="005E41C4">
          <w:rPr>
            <w:noProof/>
            <w:webHidden/>
          </w:rPr>
          <w:tab/>
        </w:r>
        <w:r w:rsidR="005E41C4">
          <w:rPr>
            <w:noProof/>
            <w:webHidden/>
          </w:rPr>
          <w:fldChar w:fldCharType="begin"/>
        </w:r>
        <w:r w:rsidR="005E41C4">
          <w:rPr>
            <w:noProof/>
            <w:webHidden/>
          </w:rPr>
          <w:instrText xml:space="preserve"> PAGEREF _Toc214917735 \h </w:instrText>
        </w:r>
        <w:r w:rsidR="005E41C4">
          <w:rPr>
            <w:noProof/>
            <w:webHidden/>
          </w:rPr>
        </w:r>
        <w:r w:rsidR="005E41C4">
          <w:rPr>
            <w:noProof/>
            <w:webHidden/>
          </w:rPr>
          <w:fldChar w:fldCharType="separate"/>
        </w:r>
        <w:r w:rsidR="005E41C4">
          <w:rPr>
            <w:noProof/>
            <w:webHidden/>
          </w:rPr>
          <w:t>18</w:t>
        </w:r>
        <w:r w:rsidR="005E41C4">
          <w:rPr>
            <w:noProof/>
            <w:webHidden/>
          </w:rPr>
          <w:fldChar w:fldCharType="end"/>
        </w:r>
      </w:hyperlink>
    </w:p>
    <w:p w14:paraId="231EC8C2" w14:textId="22790F08"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36" w:history="1">
        <w:r w:rsidR="005E41C4" w:rsidRPr="003559C9">
          <w:rPr>
            <w:rStyle w:val="Hiperhivatkozs"/>
            <w:noProof/>
          </w:rPr>
          <w:t>2.4.1 Microsoft SQL Server</w:t>
        </w:r>
        <w:r w:rsidR="005E41C4">
          <w:rPr>
            <w:noProof/>
            <w:webHidden/>
          </w:rPr>
          <w:tab/>
        </w:r>
        <w:r w:rsidR="005E41C4">
          <w:rPr>
            <w:noProof/>
            <w:webHidden/>
          </w:rPr>
          <w:fldChar w:fldCharType="begin"/>
        </w:r>
        <w:r w:rsidR="005E41C4">
          <w:rPr>
            <w:noProof/>
            <w:webHidden/>
          </w:rPr>
          <w:instrText xml:space="preserve"> PAGEREF _Toc214917736 \h </w:instrText>
        </w:r>
        <w:r w:rsidR="005E41C4">
          <w:rPr>
            <w:noProof/>
            <w:webHidden/>
          </w:rPr>
        </w:r>
        <w:r w:rsidR="005E41C4">
          <w:rPr>
            <w:noProof/>
            <w:webHidden/>
          </w:rPr>
          <w:fldChar w:fldCharType="separate"/>
        </w:r>
        <w:r w:rsidR="005E41C4">
          <w:rPr>
            <w:noProof/>
            <w:webHidden/>
          </w:rPr>
          <w:t>18</w:t>
        </w:r>
        <w:r w:rsidR="005E41C4">
          <w:rPr>
            <w:noProof/>
            <w:webHidden/>
          </w:rPr>
          <w:fldChar w:fldCharType="end"/>
        </w:r>
      </w:hyperlink>
    </w:p>
    <w:p w14:paraId="6F08882D" w14:textId="437EEEC9"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37" w:history="1">
        <w:r w:rsidR="005E41C4" w:rsidRPr="003559C9">
          <w:rPr>
            <w:rStyle w:val="Hiperhivatkozs"/>
            <w:noProof/>
          </w:rPr>
          <w:t>2.5 Fejlesztőkörnyezet:</w:t>
        </w:r>
        <w:r w:rsidR="005E41C4">
          <w:rPr>
            <w:noProof/>
            <w:webHidden/>
          </w:rPr>
          <w:tab/>
        </w:r>
        <w:r w:rsidR="005E41C4">
          <w:rPr>
            <w:noProof/>
            <w:webHidden/>
          </w:rPr>
          <w:fldChar w:fldCharType="begin"/>
        </w:r>
        <w:r w:rsidR="005E41C4">
          <w:rPr>
            <w:noProof/>
            <w:webHidden/>
          </w:rPr>
          <w:instrText xml:space="preserve"> PAGEREF _Toc214917737 \h </w:instrText>
        </w:r>
        <w:r w:rsidR="005E41C4">
          <w:rPr>
            <w:noProof/>
            <w:webHidden/>
          </w:rPr>
        </w:r>
        <w:r w:rsidR="005E41C4">
          <w:rPr>
            <w:noProof/>
            <w:webHidden/>
          </w:rPr>
          <w:fldChar w:fldCharType="separate"/>
        </w:r>
        <w:r w:rsidR="005E41C4">
          <w:rPr>
            <w:noProof/>
            <w:webHidden/>
          </w:rPr>
          <w:t>18</w:t>
        </w:r>
        <w:r w:rsidR="005E41C4">
          <w:rPr>
            <w:noProof/>
            <w:webHidden/>
          </w:rPr>
          <w:fldChar w:fldCharType="end"/>
        </w:r>
      </w:hyperlink>
    </w:p>
    <w:p w14:paraId="355D0E0D" w14:textId="54EB209A"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38" w:history="1">
        <w:r w:rsidR="005E41C4" w:rsidRPr="003559C9">
          <w:rPr>
            <w:rStyle w:val="Hiperhivatkozs"/>
            <w:noProof/>
          </w:rPr>
          <w:t>2.5.1 Visual Studio Code</w:t>
        </w:r>
        <w:r w:rsidR="005E41C4">
          <w:rPr>
            <w:noProof/>
            <w:webHidden/>
          </w:rPr>
          <w:tab/>
        </w:r>
        <w:r w:rsidR="005E41C4">
          <w:rPr>
            <w:noProof/>
            <w:webHidden/>
          </w:rPr>
          <w:fldChar w:fldCharType="begin"/>
        </w:r>
        <w:r w:rsidR="005E41C4">
          <w:rPr>
            <w:noProof/>
            <w:webHidden/>
          </w:rPr>
          <w:instrText xml:space="preserve"> PAGEREF _Toc214917738 \h </w:instrText>
        </w:r>
        <w:r w:rsidR="005E41C4">
          <w:rPr>
            <w:noProof/>
            <w:webHidden/>
          </w:rPr>
        </w:r>
        <w:r w:rsidR="005E41C4">
          <w:rPr>
            <w:noProof/>
            <w:webHidden/>
          </w:rPr>
          <w:fldChar w:fldCharType="separate"/>
        </w:r>
        <w:r w:rsidR="005E41C4">
          <w:rPr>
            <w:noProof/>
            <w:webHidden/>
          </w:rPr>
          <w:t>18</w:t>
        </w:r>
        <w:r w:rsidR="005E41C4">
          <w:rPr>
            <w:noProof/>
            <w:webHidden/>
          </w:rPr>
          <w:fldChar w:fldCharType="end"/>
        </w:r>
      </w:hyperlink>
    </w:p>
    <w:p w14:paraId="4DF0CB2F" w14:textId="523E2DBA"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39" w:history="1">
        <w:r w:rsidR="005E41C4" w:rsidRPr="003559C9">
          <w:rPr>
            <w:rStyle w:val="Hiperhivatkozs"/>
            <w:noProof/>
          </w:rPr>
          <w:t>2.5.2 Visual Studio 2022</w:t>
        </w:r>
        <w:r w:rsidR="005E41C4">
          <w:rPr>
            <w:noProof/>
            <w:webHidden/>
          </w:rPr>
          <w:tab/>
        </w:r>
        <w:r w:rsidR="005E41C4">
          <w:rPr>
            <w:noProof/>
            <w:webHidden/>
          </w:rPr>
          <w:fldChar w:fldCharType="begin"/>
        </w:r>
        <w:r w:rsidR="005E41C4">
          <w:rPr>
            <w:noProof/>
            <w:webHidden/>
          </w:rPr>
          <w:instrText xml:space="preserve"> PAGEREF _Toc214917739 \h </w:instrText>
        </w:r>
        <w:r w:rsidR="005E41C4">
          <w:rPr>
            <w:noProof/>
            <w:webHidden/>
          </w:rPr>
        </w:r>
        <w:r w:rsidR="005E41C4">
          <w:rPr>
            <w:noProof/>
            <w:webHidden/>
          </w:rPr>
          <w:fldChar w:fldCharType="separate"/>
        </w:r>
        <w:r w:rsidR="005E41C4">
          <w:rPr>
            <w:noProof/>
            <w:webHidden/>
          </w:rPr>
          <w:t>19</w:t>
        </w:r>
        <w:r w:rsidR="005E41C4">
          <w:rPr>
            <w:noProof/>
            <w:webHidden/>
          </w:rPr>
          <w:fldChar w:fldCharType="end"/>
        </w:r>
      </w:hyperlink>
    </w:p>
    <w:p w14:paraId="29AFA856" w14:textId="602CB254"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40" w:history="1">
        <w:r w:rsidR="005E41C4" w:rsidRPr="003559C9">
          <w:rPr>
            <w:rStyle w:val="Hiperhivatkozs"/>
            <w:noProof/>
          </w:rPr>
          <w:t>2.5.3 Munkafolyamat követése</w:t>
        </w:r>
        <w:r w:rsidR="005E41C4">
          <w:rPr>
            <w:noProof/>
            <w:webHidden/>
          </w:rPr>
          <w:tab/>
        </w:r>
        <w:r w:rsidR="005E41C4">
          <w:rPr>
            <w:noProof/>
            <w:webHidden/>
          </w:rPr>
          <w:fldChar w:fldCharType="begin"/>
        </w:r>
        <w:r w:rsidR="005E41C4">
          <w:rPr>
            <w:noProof/>
            <w:webHidden/>
          </w:rPr>
          <w:instrText xml:space="preserve"> PAGEREF _Toc214917740 \h </w:instrText>
        </w:r>
        <w:r w:rsidR="005E41C4">
          <w:rPr>
            <w:noProof/>
            <w:webHidden/>
          </w:rPr>
        </w:r>
        <w:r w:rsidR="005E41C4">
          <w:rPr>
            <w:noProof/>
            <w:webHidden/>
          </w:rPr>
          <w:fldChar w:fldCharType="separate"/>
        </w:r>
        <w:r w:rsidR="005E41C4">
          <w:rPr>
            <w:noProof/>
            <w:webHidden/>
          </w:rPr>
          <w:t>19</w:t>
        </w:r>
        <w:r w:rsidR="005E41C4">
          <w:rPr>
            <w:noProof/>
            <w:webHidden/>
          </w:rPr>
          <w:fldChar w:fldCharType="end"/>
        </w:r>
      </w:hyperlink>
    </w:p>
    <w:p w14:paraId="52D9B20C" w14:textId="29BDB685"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41" w:history="1">
        <w:r w:rsidR="005E41C4" w:rsidRPr="003559C9">
          <w:rPr>
            <w:rStyle w:val="Hiperhivatkozs"/>
            <w:noProof/>
          </w:rPr>
          <w:t>2.5.4 Verziókezelés (Git és GitHub)</w:t>
        </w:r>
        <w:r w:rsidR="005E41C4">
          <w:rPr>
            <w:noProof/>
            <w:webHidden/>
          </w:rPr>
          <w:tab/>
        </w:r>
        <w:r w:rsidR="005E41C4">
          <w:rPr>
            <w:noProof/>
            <w:webHidden/>
          </w:rPr>
          <w:fldChar w:fldCharType="begin"/>
        </w:r>
        <w:r w:rsidR="005E41C4">
          <w:rPr>
            <w:noProof/>
            <w:webHidden/>
          </w:rPr>
          <w:instrText xml:space="preserve"> PAGEREF _Toc214917741 \h </w:instrText>
        </w:r>
        <w:r w:rsidR="005E41C4">
          <w:rPr>
            <w:noProof/>
            <w:webHidden/>
          </w:rPr>
        </w:r>
        <w:r w:rsidR="005E41C4">
          <w:rPr>
            <w:noProof/>
            <w:webHidden/>
          </w:rPr>
          <w:fldChar w:fldCharType="separate"/>
        </w:r>
        <w:r w:rsidR="005E41C4">
          <w:rPr>
            <w:noProof/>
            <w:webHidden/>
          </w:rPr>
          <w:t>19</w:t>
        </w:r>
        <w:r w:rsidR="005E41C4">
          <w:rPr>
            <w:noProof/>
            <w:webHidden/>
          </w:rPr>
          <w:fldChar w:fldCharType="end"/>
        </w:r>
      </w:hyperlink>
    </w:p>
    <w:p w14:paraId="04906927" w14:textId="30AB0CC6" w:rsidR="005E41C4" w:rsidRDefault="00812426">
      <w:pPr>
        <w:pStyle w:val="TJ1"/>
        <w:rPr>
          <w:rFonts w:asciiTheme="minorHAnsi" w:eastAsiaTheme="minorEastAsia" w:hAnsiTheme="minorHAnsi" w:cstheme="minorBidi"/>
          <w:b w:val="0"/>
          <w:noProof/>
          <w:sz w:val="22"/>
          <w:szCs w:val="22"/>
          <w:lang w:eastAsia="hu-HU"/>
        </w:rPr>
      </w:pPr>
      <w:hyperlink w:anchor="_Toc214917742" w:history="1">
        <w:r w:rsidR="005E41C4" w:rsidRPr="003559C9">
          <w:rPr>
            <w:rStyle w:val="Hiperhivatkozs"/>
            <w:noProof/>
          </w:rPr>
          <w:t>3 A feladatkiírás pontosítása és részletes elemzése</w:t>
        </w:r>
        <w:r w:rsidR="005E41C4">
          <w:rPr>
            <w:noProof/>
            <w:webHidden/>
          </w:rPr>
          <w:tab/>
        </w:r>
        <w:r w:rsidR="005E41C4">
          <w:rPr>
            <w:noProof/>
            <w:webHidden/>
          </w:rPr>
          <w:fldChar w:fldCharType="begin"/>
        </w:r>
        <w:r w:rsidR="005E41C4">
          <w:rPr>
            <w:noProof/>
            <w:webHidden/>
          </w:rPr>
          <w:instrText xml:space="preserve"> PAGEREF _Toc214917742 \h </w:instrText>
        </w:r>
        <w:r w:rsidR="005E41C4">
          <w:rPr>
            <w:noProof/>
            <w:webHidden/>
          </w:rPr>
        </w:r>
        <w:r w:rsidR="005E41C4">
          <w:rPr>
            <w:noProof/>
            <w:webHidden/>
          </w:rPr>
          <w:fldChar w:fldCharType="separate"/>
        </w:r>
        <w:r w:rsidR="005E41C4">
          <w:rPr>
            <w:noProof/>
            <w:webHidden/>
          </w:rPr>
          <w:t>21</w:t>
        </w:r>
        <w:r w:rsidR="005E41C4">
          <w:rPr>
            <w:noProof/>
            <w:webHidden/>
          </w:rPr>
          <w:fldChar w:fldCharType="end"/>
        </w:r>
      </w:hyperlink>
    </w:p>
    <w:p w14:paraId="331EBB23" w14:textId="770B58F0"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43" w:history="1">
        <w:r w:rsidR="005E41C4" w:rsidRPr="003559C9">
          <w:rPr>
            <w:rStyle w:val="Hiperhivatkozs"/>
            <w:noProof/>
          </w:rPr>
          <w:t>3.1 Funkcionális követelmények</w:t>
        </w:r>
        <w:r w:rsidR="005E41C4">
          <w:rPr>
            <w:noProof/>
            <w:webHidden/>
          </w:rPr>
          <w:tab/>
        </w:r>
        <w:r w:rsidR="005E41C4">
          <w:rPr>
            <w:noProof/>
            <w:webHidden/>
          </w:rPr>
          <w:fldChar w:fldCharType="begin"/>
        </w:r>
        <w:r w:rsidR="005E41C4">
          <w:rPr>
            <w:noProof/>
            <w:webHidden/>
          </w:rPr>
          <w:instrText xml:space="preserve"> PAGEREF _Toc214917743 \h </w:instrText>
        </w:r>
        <w:r w:rsidR="005E41C4">
          <w:rPr>
            <w:noProof/>
            <w:webHidden/>
          </w:rPr>
        </w:r>
        <w:r w:rsidR="005E41C4">
          <w:rPr>
            <w:noProof/>
            <w:webHidden/>
          </w:rPr>
          <w:fldChar w:fldCharType="separate"/>
        </w:r>
        <w:r w:rsidR="005E41C4">
          <w:rPr>
            <w:noProof/>
            <w:webHidden/>
          </w:rPr>
          <w:t>21</w:t>
        </w:r>
        <w:r w:rsidR="005E41C4">
          <w:rPr>
            <w:noProof/>
            <w:webHidden/>
          </w:rPr>
          <w:fldChar w:fldCharType="end"/>
        </w:r>
      </w:hyperlink>
    </w:p>
    <w:p w14:paraId="3CFDE982" w14:textId="2B9FADA6"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44" w:history="1">
        <w:r w:rsidR="005E41C4" w:rsidRPr="003559C9">
          <w:rPr>
            <w:rStyle w:val="Hiperhivatkozs"/>
            <w:noProof/>
          </w:rPr>
          <w:t>3.2 Nem-funkcionális követelmények</w:t>
        </w:r>
        <w:r w:rsidR="005E41C4">
          <w:rPr>
            <w:noProof/>
            <w:webHidden/>
          </w:rPr>
          <w:tab/>
        </w:r>
        <w:r w:rsidR="005E41C4">
          <w:rPr>
            <w:noProof/>
            <w:webHidden/>
          </w:rPr>
          <w:fldChar w:fldCharType="begin"/>
        </w:r>
        <w:r w:rsidR="005E41C4">
          <w:rPr>
            <w:noProof/>
            <w:webHidden/>
          </w:rPr>
          <w:instrText xml:space="preserve"> PAGEREF _Toc214917744 \h </w:instrText>
        </w:r>
        <w:r w:rsidR="005E41C4">
          <w:rPr>
            <w:noProof/>
            <w:webHidden/>
          </w:rPr>
        </w:r>
        <w:r w:rsidR="005E41C4">
          <w:rPr>
            <w:noProof/>
            <w:webHidden/>
          </w:rPr>
          <w:fldChar w:fldCharType="separate"/>
        </w:r>
        <w:r w:rsidR="005E41C4">
          <w:rPr>
            <w:noProof/>
            <w:webHidden/>
          </w:rPr>
          <w:t>22</w:t>
        </w:r>
        <w:r w:rsidR="005E41C4">
          <w:rPr>
            <w:noProof/>
            <w:webHidden/>
          </w:rPr>
          <w:fldChar w:fldCharType="end"/>
        </w:r>
      </w:hyperlink>
    </w:p>
    <w:p w14:paraId="73F3F81D" w14:textId="1104A36E"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45" w:history="1">
        <w:r w:rsidR="005E41C4" w:rsidRPr="003559C9">
          <w:rPr>
            <w:rStyle w:val="Hiperhivatkozs"/>
            <w:noProof/>
          </w:rPr>
          <w:t>3.3 Szerepkörök és használati esetek</w:t>
        </w:r>
        <w:r w:rsidR="005E41C4">
          <w:rPr>
            <w:noProof/>
            <w:webHidden/>
          </w:rPr>
          <w:tab/>
        </w:r>
        <w:r w:rsidR="005E41C4">
          <w:rPr>
            <w:noProof/>
            <w:webHidden/>
          </w:rPr>
          <w:fldChar w:fldCharType="begin"/>
        </w:r>
        <w:r w:rsidR="005E41C4">
          <w:rPr>
            <w:noProof/>
            <w:webHidden/>
          </w:rPr>
          <w:instrText xml:space="preserve"> PAGEREF _Toc214917745 \h </w:instrText>
        </w:r>
        <w:r w:rsidR="005E41C4">
          <w:rPr>
            <w:noProof/>
            <w:webHidden/>
          </w:rPr>
        </w:r>
        <w:r w:rsidR="005E41C4">
          <w:rPr>
            <w:noProof/>
            <w:webHidden/>
          </w:rPr>
          <w:fldChar w:fldCharType="separate"/>
        </w:r>
        <w:r w:rsidR="005E41C4">
          <w:rPr>
            <w:noProof/>
            <w:webHidden/>
          </w:rPr>
          <w:t>22</w:t>
        </w:r>
        <w:r w:rsidR="005E41C4">
          <w:rPr>
            <w:noProof/>
            <w:webHidden/>
          </w:rPr>
          <w:fldChar w:fldCharType="end"/>
        </w:r>
      </w:hyperlink>
    </w:p>
    <w:p w14:paraId="71827335" w14:textId="77AB6AB8"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46" w:history="1">
        <w:r w:rsidR="005E41C4" w:rsidRPr="003559C9">
          <w:rPr>
            <w:rStyle w:val="Hiperhivatkozs"/>
            <w:noProof/>
          </w:rPr>
          <w:t>3.4 Rendszerarchitektúra</w:t>
        </w:r>
        <w:r w:rsidR="005E41C4">
          <w:rPr>
            <w:noProof/>
            <w:webHidden/>
          </w:rPr>
          <w:tab/>
        </w:r>
        <w:r w:rsidR="005E41C4">
          <w:rPr>
            <w:noProof/>
            <w:webHidden/>
          </w:rPr>
          <w:fldChar w:fldCharType="begin"/>
        </w:r>
        <w:r w:rsidR="005E41C4">
          <w:rPr>
            <w:noProof/>
            <w:webHidden/>
          </w:rPr>
          <w:instrText xml:space="preserve"> PAGEREF _Toc214917746 \h </w:instrText>
        </w:r>
        <w:r w:rsidR="005E41C4">
          <w:rPr>
            <w:noProof/>
            <w:webHidden/>
          </w:rPr>
        </w:r>
        <w:r w:rsidR="005E41C4">
          <w:rPr>
            <w:noProof/>
            <w:webHidden/>
          </w:rPr>
          <w:fldChar w:fldCharType="separate"/>
        </w:r>
        <w:r w:rsidR="005E41C4">
          <w:rPr>
            <w:noProof/>
            <w:webHidden/>
          </w:rPr>
          <w:t>23</w:t>
        </w:r>
        <w:r w:rsidR="005E41C4">
          <w:rPr>
            <w:noProof/>
            <w:webHidden/>
          </w:rPr>
          <w:fldChar w:fldCharType="end"/>
        </w:r>
      </w:hyperlink>
    </w:p>
    <w:p w14:paraId="348AB011" w14:textId="4CB0DA5B"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47" w:history="1">
        <w:r w:rsidR="005E41C4" w:rsidRPr="003559C9">
          <w:rPr>
            <w:rStyle w:val="Hiperhivatkozs"/>
            <w:noProof/>
          </w:rPr>
          <w:t>3.5 Adatbázis-tervezés</w:t>
        </w:r>
        <w:r w:rsidR="005E41C4">
          <w:rPr>
            <w:noProof/>
            <w:webHidden/>
          </w:rPr>
          <w:tab/>
        </w:r>
        <w:r w:rsidR="005E41C4">
          <w:rPr>
            <w:noProof/>
            <w:webHidden/>
          </w:rPr>
          <w:fldChar w:fldCharType="begin"/>
        </w:r>
        <w:r w:rsidR="005E41C4">
          <w:rPr>
            <w:noProof/>
            <w:webHidden/>
          </w:rPr>
          <w:instrText xml:space="preserve"> PAGEREF _Toc214917747 \h </w:instrText>
        </w:r>
        <w:r w:rsidR="005E41C4">
          <w:rPr>
            <w:noProof/>
            <w:webHidden/>
          </w:rPr>
        </w:r>
        <w:r w:rsidR="005E41C4">
          <w:rPr>
            <w:noProof/>
            <w:webHidden/>
          </w:rPr>
          <w:fldChar w:fldCharType="separate"/>
        </w:r>
        <w:r w:rsidR="005E41C4">
          <w:rPr>
            <w:noProof/>
            <w:webHidden/>
          </w:rPr>
          <w:t>24</w:t>
        </w:r>
        <w:r w:rsidR="005E41C4">
          <w:rPr>
            <w:noProof/>
            <w:webHidden/>
          </w:rPr>
          <w:fldChar w:fldCharType="end"/>
        </w:r>
      </w:hyperlink>
    </w:p>
    <w:p w14:paraId="479140BC" w14:textId="2C7C5A2D"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48" w:history="1">
        <w:r w:rsidR="005E41C4" w:rsidRPr="003559C9">
          <w:rPr>
            <w:rStyle w:val="Hiperhivatkozs"/>
            <w:noProof/>
          </w:rPr>
          <w:t>3.6 Fejlesztési környezet és eszközök</w:t>
        </w:r>
        <w:r w:rsidR="005E41C4">
          <w:rPr>
            <w:noProof/>
            <w:webHidden/>
          </w:rPr>
          <w:tab/>
        </w:r>
        <w:r w:rsidR="005E41C4">
          <w:rPr>
            <w:noProof/>
            <w:webHidden/>
          </w:rPr>
          <w:fldChar w:fldCharType="begin"/>
        </w:r>
        <w:r w:rsidR="005E41C4">
          <w:rPr>
            <w:noProof/>
            <w:webHidden/>
          </w:rPr>
          <w:instrText xml:space="preserve"> PAGEREF _Toc214917748 \h </w:instrText>
        </w:r>
        <w:r w:rsidR="005E41C4">
          <w:rPr>
            <w:noProof/>
            <w:webHidden/>
          </w:rPr>
        </w:r>
        <w:r w:rsidR="005E41C4">
          <w:rPr>
            <w:noProof/>
            <w:webHidden/>
          </w:rPr>
          <w:fldChar w:fldCharType="separate"/>
        </w:r>
        <w:r w:rsidR="005E41C4">
          <w:rPr>
            <w:noProof/>
            <w:webHidden/>
          </w:rPr>
          <w:t>25</w:t>
        </w:r>
        <w:r w:rsidR="005E41C4">
          <w:rPr>
            <w:noProof/>
            <w:webHidden/>
          </w:rPr>
          <w:fldChar w:fldCharType="end"/>
        </w:r>
      </w:hyperlink>
    </w:p>
    <w:p w14:paraId="2A6D4DDB" w14:textId="6983D1AB" w:rsidR="005E41C4" w:rsidRDefault="00812426">
      <w:pPr>
        <w:pStyle w:val="TJ1"/>
        <w:rPr>
          <w:rFonts w:asciiTheme="minorHAnsi" w:eastAsiaTheme="minorEastAsia" w:hAnsiTheme="minorHAnsi" w:cstheme="minorBidi"/>
          <w:b w:val="0"/>
          <w:noProof/>
          <w:sz w:val="22"/>
          <w:szCs w:val="22"/>
          <w:lang w:eastAsia="hu-HU"/>
        </w:rPr>
      </w:pPr>
      <w:hyperlink w:anchor="_Toc214917749" w:history="1">
        <w:r w:rsidR="005E41C4" w:rsidRPr="003559C9">
          <w:rPr>
            <w:rStyle w:val="Hiperhivatkozs"/>
            <w:noProof/>
          </w:rPr>
          <w:t>4 Önálló munka bemutatása</w:t>
        </w:r>
        <w:r w:rsidR="005E41C4">
          <w:rPr>
            <w:noProof/>
            <w:webHidden/>
          </w:rPr>
          <w:tab/>
        </w:r>
        <w:r w:rsidR="005E41C4">
          <w:rPr>
            <w:noProof/>
            <w:webHidden/>
          </w:rPr>
          <w:fldChar w:fldCharType="begin"/>
        </w:r>
        <w:r w:rsidR="005E41C4">
          <w:rPr>
            <w:noProof/>
            <w:webHidden/>
          </w:rPr>
          <w:instrText xml:space="preserve"> PAGEREF _Toc214917749 \h </w:instrText>
        </w:r>
        <w:r w:rsidR="005E41C4">
          <w:rPr>
            <w:noProof/>
            <w:webHidden/>
          </w:rPr>
        </w:r>
        <w:r w:rsidR="005E41C4">
          <w:rPr>
            <w:noProof/>
            <w:webHidden/>
          </w:rPr>
          <w:fldChar w:fldCharType="separate"/>
        </w:r>
        <w:r w:rsidR="005E41C4">
          <w:rPr>
            <w:noProof/>
            <w:webHidden/>
          </w:rPr>
          <w:t>26</w:t>
        </w:r>
        <w:r w:rsidR="005E41C4">
          <w:rPr>
            <w:noProof/>
            <w:webHidden/>
          </w:rPr>
          <w:fldChar w:fldCharType="end"/>
        </w:r>
      </w:hyperlink>
    </w:p>
    <w:p w14:paraId="3E509111" w14:textId="25CF6150"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50" w:history="1">
        <w:r w:rsidR="005E41C4" w:rsidRPr="003559C9">
          <w:rPr>
            <w:rStyle w:val="Hiperhivatkozs"/>
            <w:noProof/>
            <w:lang w:eastAsia="hu-HU"/>
          </w:rPr>
          <w:t>4.1</w:t>
        </w:r>
        <w:r w:rsidR="005E41C4" w:rsidRPr="003559C9">
          <w:rPr>
            <w:rStyle w:val="Hiperhivatkozs"/>
            <w:noProof/>
          </w:rPr>
          <w:t xml:space="preserve"> Rendszertervezés és Adatmodell (kb. 5-8 oldal)</w:t>
        </w:r>
        <w:r w:rsidR="005E41C4">
          <w:rPr>
            <w:noProof/>
            <w:webHidden/>
          </w:rPr>
          <w:tab/>
        </w:r>
        <w:r w:rsidR="005E41C4">
          <w:rPr>
            <w:noProof/>
            <w:webHidden/>
          </w:rPr>
          <w:fldChar w:fldCharType="begin"/>
        </w:r>
        <w:r w:rsidR="005E41C4">
          <w:rPr>
            <w:noProof/>
            <w:webHidden/>
          </w:rPr>
          <w:instrText xml:space="preserve"> PAGEREF _Toc214917750 \h </w:instrText>
        </w:r>
        <w:r w:rsidR="005E41C4">
          <w:rPr>
            <w:noProof/>
            <w:webHidden/>
          </w:rPr>
        </w:r>
        <w:r w:rsidR="005E41C4">
          <w:rPr>
            <w:noProof/>
            <w:webHidden/>
          </w:rPr>
          <w:fldChar w:fldCharType="separate"/>
        </w:r>
        <w:r w:rsidR="005E41C4">
          <w:rPr>
            <w:noProof/>
            <w:webHidden/>
          </w:rPr>
          <w:t>26</w:t>
        </w:r>
        <w:r w:rsidR="005E41C4">
          <w:rPr>
            <w:noProof/>
            <w:webHidden/>
          </w:rPr>
          <w:fldChar w:fldCharType="end"/>
        </w:r>
      </w:hyperlink>
    </w:p>
    <w:p w14:paraId="33DA1018" w14:textId="2C2F1C97"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51" w:history="1">
        <w:r w:rsidR="005E41C4" w:rsidRPr="003559C9">
          <w:rPr>
            <w:rStyle w:val="Hiperhivatkozs"/>
            <w:noProof/>
          </w:rPr>
          <w:t>4.1.1 Adatbázis koncepció:</w:t>
        </w:r>
        <w:r w:rsidR="005E41C4">
          <w:rPr>
            <w:noProof/>
            <w:webHidden/>
          </w:rPr>
          <w:tab/>
        </w:r>
        <w:r w:rsidR="005E41C4">
          <w:rPr>
            <w:noProof/>
            <w:webHidden/>
          </w:rPr>
          <w:fldChar w:fldCharType="begin"/>
        </w:r>
        <w:r w:rsidR="005E41C4">
          <w:rPr>
            <w:noProof/>
            <w:webHidden/>
          </w:rPr>
          <w:instrText xml:space="preserve"> PAGEREF _Toc214917751 \h </w:instrText>
        </w:r>
        <w:r w:rsidR="005E41C4">
          <w:rPr>
            <w:noProof/>
            <w:webHidden/>
          </w:rPr>
        </w:r>
        <w:r w:rsidR="005E41C4">
          <w:rPr>
            <w:noProof/>
            <w:webHidden/>
          </w:rPr>
          <w:fldChar w:fldCharType="separate"/>
        </w:r>
        <w:r w:rsidR="005E41C4">
          <w:rPr>
            <w:noProof/>
            <w:webHidden/>
          </w:rPr>
          <w:t>26</w:t>
        </w:r>
        <w:r w:rsidR="005E41C4">
          <w:rPr>
            <w:noProof/>
            <w:webHidden/>
          </w:rPr>
          <w:fldChar w:fldCharType="end"/>
        </w:r>
      </w:hyperlink>
    </w:p>
    <w:p w14:paraId="4FA8372B" w14:textId="6E9395D8"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52" w:history="1">
        <w:r w:rsidR="005E41C4" w:rsidRPr="003559C9">
          <w:rPr>
            <w:rStyle w:val="Hiperhivatkozs"/>
            <w:noProof/>
          </w:rPr>
          <w:t>4.1.2 Az Adatmodell részletezése:</w:t>
        </w:r>
        <w:r w:rsidR="005E41C4">
          <w:rPr>
            <w:noProof/>
            <w:webHidden/>
          </w:rPr>
          <w:tab/>
        </w:r>
        <w:r w:rsidR="005E41C4">
          <w:rPr>
            <w:noProof/>
            <w:webHidden/>
          </w:rPr>
          <w:fldChar w:fldCharType="begin"/>
        </w:r>
        <w:r w:rsidR="005E41C4">
          <w:rPr>
            <w:noProof/>
            <w:webHidden/>
          </w:rPr>
          <w:instrText xml:space="preserve"> PAGEREF _Toc214917752 \h </w:instrText>
        </w:r>
        <w:r w:rsidR="005E41C4">
          <w:rPr>
            <w:noProof/>
            <w:webHidden/>
          </w:rPr>
        </w:r>
        <w:r w:rsidR="005E41C4">
          <w:rPr>
            <w:noProof/>
            <w:webHidden/>
          </w:rPr>
          <w:fldChar w:fldCharType="separate"/>
        </w:r>
        <w:r w:rsidR="005E41C4">
          <w:rPr>
            <w:noProof/>
            <w:webHidden/>
          </w:rPr>
          <w:t>26</w:t>
        </w:r>
        <w:r w:rsidR="005E41C4">
          <w:rPr>
            <w:noProof/>
            <w:webHidden/>
          </w:rPr>
          <w:fldChar w:fldCharType="end"/>
        </w:r>
      </w:hyperlink>
    </w:p>
    <w:p w14:paraId="03594D48" w14:textId="032F462C"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53" w:history="1">
        <w:r w:rsidR="005E41C4" w:rsidRPr="003559C9">
          <w:rPr>
            <w:rStyle w:val="Hiperhivatkozs"/>
            <w:noProof/>
          </w:rPr>
          <w:t>4.1.3 DTO-k szerepe:</w:t>
        </w:r>
        <w:r w:rsidR="005E41C4">
          <w:rPr>
            <w:noProof/>
            <w:webHidden/>
          </w:rPr>
          <w:tab/>
        </w:r>
        <w:r w:rsidR="005E41C4">
          <w:rPr>
            <w:noProof/>
            <w:webHidden/>
          </w:rPr>
          <w:fldChar w:fldCharType="begin"/>
        </w:r>
        <w:r w:rsidR="005E41C4">
          <w:rPr>
            <w:noProof/>
            <w:webHidden/>
          </w:rPr>
          <w:instrText xml:space="preserve"> PAGEREF _Toc214917753 \h </w:instrText>
        </w:r>
        <w:r w:rsidR="005E41C4">
          <w:rPr>
            <w:noProof/>
            <w:webHidden/>
          </w:rPr>
        </w:r>
        <w:r w:rsidR="005E41C4">
          <w:rPr>
            <w:noProof/>
            <w:webHidden/>
          </w:rPr>
          <w:fldChar w:fldCharType="separate"/>
        </w:r>
        <w:r w:rsidR="005E41C4">
          <w:rPr>
            <w:noProof/>
            <w:webHidden/>
          </w:rPr>
          <w:t>26</w:t>
        </w:r>
        <w:r w:rsidR="005E41C4">
          <w:rPr>
            <w:noProof/>
            <w:webHidden/>
          </w:rPr>
          <w:fldChar w:fldCharType="end"/>
        </w:r>
      </w:hyperlink>
    </w:p>
    <w:p w14:paraId="13F682C6" w14:textId="3F47F72D"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54" w:history="1">
        <w:r w:rsidR="005E41C4" w:rsidRPr="003559C9">
          <w:rPr>
            <w:rStyle w:val="Hiperhivatkozs"/>
            <w:noProof/>
          </w:rPr>
          <w:t>4.2 A Backend megvalósítása (ASP.NET Core) (kb. 10-15 oldal)</w:t>
        </w:r>
        <w:r w:rsidR="005E41C4">
          <w:rPr>
            <w:noProof/>
            <w:webHidden/>
          </w:rPr>
          <w:tab/>
        </w:r>
        <w:r w:rsidR="005E41C4">
          <w:rPr>
            <w:noProof/>
            <w:webHidden/>
          </w:rPr>
          <w:fldChar w:fldCharType="begin"/>
        </w:r>
        <w:r w:rsidR="005E41C4">
          <w:rPr>
            <w:noProof/>
            <w:webHidden/>
          </w:rPr>
          <w:instrText xml:space="preserve"> PAGEREF _Toc214917754 \h </w:instrText>
        </w:r>
        <w:r w:rsidR="005E41C4">
          <w:rPr>
            <w:noProof/>
            <w:webHidden/>
          </w:rPr>
        </w:r>
        <w:r w:rsidR="005E41C4">
          <w:rPr>
            <w:noProof/>
            <w:webHidden/>
          </w:rPr>
          <w:fldChar w:fldCharType="separate"/>
        </w:r>
        <w:r w:rsidR="005E41C4">
          <w:rPr>
            <w:noProof/>
            <w:webHidden/>
          </w:rPr>
          <w:t>26</w:t>
        </w:r>
        <w:r w:rsidR="005E41C4">
          <w:rPr>
            <w:noProof/>
            <w:webHidden/>
          </w:rPr>
          <w:fldChar w:fldCharType="end"/>
        </w:r>
      </w:hyperlink>
    </w:p>
    <w:p w14:paraId="7303A192" w14:textId="2975A09B"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55" w:history="1">
        <w:r w:rsidR="005E41C4" w:rsidRPr="003559C9">
          <w:rPr>
            <w:rStyle w:val="Hiperhivatkozs"/>
            <w:noProof/>
          </w:rPr>
          <w:t>4.2.1 Architektúra:</w:t>
        </w:r>
        <w:r w:rsidR="005E41C4">
          <w:rPr>
            <w:noProof/>
            <w:webHidden/>
          </w:rPr>
          <w:tab/>
        </w:r>
        <w:r w:rsidR="005E41C4">
          <w:rPr>
            <w:noProof/>
            <w:webHidden/>
          </w:rPr>
          <w:fldChar w:fldCharType="begin"/>
        </w:r>
        <w:r w:rsidR="005E41C4">
          <w:rPr>
            <w:noProof/>
            <w:webHidden/>
          </w:rPr>
          <w:instrText xml:space="preserve"> PAGEREF _Toc214917755 \h </w:instrText>
        </w:r>
        <w:r w:rsidR="005E41C4">
          <w:rPr>
            <w:noProof/>
            <w:webHidden/>
          </w:rPr>
        </w:r>
        <w:r w:rsidR="005E41C4">
          <w:rPr>
            <w:noProof/>
            <w:webHidden/>
          </w:rPr>
          <w:fldChar w:fldCharType="separate"/>
        </w:r>
        <w:r w:rsidR="005E41C4">
          <w:rPr>
            <w:noProof/>
            <w:webHidden/>
          </w:rPr>
          <w:t>26</w:t>
        </w:r>
        <w:r w:rsidR="005E41C4">
          <w:rPr>
            <w:noProof/>
            <w:webHidden/>
          </w:rPr>
          <w:fldChar w:fldCharType="end"/>
        </w:r>
      </w:hyperlink>
    </w:p>
    <w:p w14:paraId="6D5A4E5B" w14:textId="08894BA3"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56" w:history="1">
        <w:r w:rsidR="005E41C4" w:rsidRPr="003559C9">
          <w:rPr>
            <w:rStyle w:val="Hiperhivatkozs"/>
            <w:noProof/>
          </w:rPr>
          <w:t>4.2.2 Hitelesítés és biztonság:</w:t>
        </w:r>
        <w:r w:rsidR="005E41C4">
          <w:rPr>
            <w:noProof/>
            <w:webHidden/>
          </w:rPr>
          <w:tab/>
        </w:r>
        <w:r w:rsidR="005E41C4">
          <w:rPr>
            <w:noProof/>
            <w:webHidden/>
          </w:rPr>
          <w:fldChar w:fldCharType="begin"/>
        </w:r>
        <w:r w:rsidR="005E41C4">
          <w:rPr>
            <w:noProof/>
            <w:webHidden/>
          </w:rPr>
          <w:instrText xml:space="preserve"> PAGEREF _Toc214917756 \h </w:instrText>
        </w:r>
        <w:r w:rsidR="005E41C4">
          <w:rPr>
            <w:noProof/>
            <w:webHidden/>
          </w:rPr>
        </w:r>
        <w:r w:rsidR="005E41C4">
          <w:rPr>
            <w:noProof/>
            <w:webHidden/>
          </w:rPr>
          <w:fldChar w:fldCharType="separate"/>
        </w:r>
        <w:r w:rsidR="005E41C4">
          <w:rPr>
            <w:noProof/>
            <w:webHidden/>
          </w:rPr>
          <w:t>26</w:t>
        </w:r>
        <w:r w:rsidR="005E41C4">
          <w:rPr>
            <w:noProof/>
            <w:webHidden/>
          </w:rPr>
          <w:fldChar w:fldCharType="end"/>
        </w:r>
      </w:hyperlink>
    </w:p>
    <w:p w14:paraId="3C7CDDB0" w14:textId="2871FE6F"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57" w:history="1">
        <w:r w:rsidR="005E41C4" w:rsidRPr="003559C9">
          <w:rPr>
            <w:rStyle w:val="Hiperhivatkozs"/>
            <w:noProof/>
          </w:rPr>
          <w:t>4.2.3 Üzleti logika - A Naplózás magja:</w:t>
        </w:r>
        <w:r w:rsidR="005E41C4">
          <w:rPr>
            <w:noProof/>
            <w:webHidden/>
          </w:rPr>
          <w:tab/>
        </w:r>
        <w:r w:rsidR="005E41C4">
          <w:rPr>
            <w:noProof/>
            <w:webHidden/>
          </w:rPr>
          <w:fldChar w:fldCharType="begin"/>
        </w:r>
        <w:r w:rsidR="005E41C4">
          <w:rPr>
            <w:noProof/>
            <w:webHidden/>
          </w:rPr>
          <w:instrText xml:space="preserve"> PAGEREF _Toc214917757 \h </w:instrText>
        </w:r>
        <w:r w:rsidR="005E41C4">
          <w:rPr>
            <w:noProof/>
            <w:webHidden/>
          </w:rPr>
        </w:r>
        <w:r w:rsidR="005E41C4">
          <w:rPr>
            <w:noProof/>
            <w:webHidden/>
          </w:rPr>
          <w:fldChar w:fldCharType="separate"/>
        </w:r>
        <w:r w:rsidR="005E41C4">
          <w:rPr>
            <w:noProof/>
            <w:webHidden/>
          </w:rPr>
          <w:t>26</w:t>
        </w:r>
        <w:r w:rsidR="005E41C4">
          <w:rPr>
            <w:noProof/>
            <w:webHidden/>
          </w:rPr>
          <w:fldChar w:fldCharType="end"/>
        </w:r>
      </w:hyperlink>
    </w:p>
    <w:p w14:paraId="1D5180AE" w14:textId="77695AC5"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58" w:history="1">
        <w:r w:rsidR="005E41C4" w:rsidRPr="003559C9">
          <w:rPr>
            <w:rStyle w:val="Hiperhivatkozs"/>
            <w:noProof/>
          </w:rPr>
          <w:t>4.2.4 Receptkezelés logikája:</w:t>
        </w:r>
        <w:r w:rsidR="005E41C4">
          <w:rPr>
            <w:noProof/>
            <w:webHidden/>
          </w:rPr>
          <w:tab/>
        </w:r>
        <w:r w:rsidR="005E41C4">
          <w:rPr>
            <w:noProof/>
            <w:webHidden/>
          </w:rPr>
          <w:fldChar w:fldCharType="begin"/>
        </w:r>
        <w:r w:rsidR="005E41C4">
          <w:rPr>
            <w:noProof/>
            <w:webHidden/>
          </w:rPr>
          <w:instrText xml:space="preserve"> PAGEREF _Toc214917758 \h </w:instrText>
        </w:r>
        <w:r w:rsidR="005E41C4">
          <w:rPr>
            <w:noProof/>
            <w:webHidden/>
          </w:rPr>
        </w:r>
        <w:r w:rsidR="005E41C4">
          <w:rPr>
            <w:noProof/>
            <w:webHidden/>
          </w:rPr>
          <w:fldChar w:fldCharType="separate"/>
        </w:r>
        <w:r w:rsidR="005E41C4">
          <w:rPr>
            <w:noProof/>
            <w:webHidden/>
          </w:rPr>
          <w:t>27</w:t>
        </w:r>
        <w:r w:rsidR="005E41C4">
          <w:rPr>
            <w:noProof/>
            <w:webHidden/>
          </w:rPr>
          <w:fldChar w:fldCharType="end"/>
        </w:r>
      </w:hyperlink>
    </w:p>
    <w:p w14:paraId="5AC26196" w14:textId="51FD3BA2"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59" w:history="1">
        <w:r w:rsidR="005E41C4" w:rsidRPr="003559C9">
          <w:rPr>
            <w:rStyle w:val="Hiperhivatkozs"/>
            <w:noProof/>
          </w:rPr>
          <w:t>4.2.5 API Dokumentáció:</w:t>
        </w:r>
        <w:r w:rsidR="005E41C4">
          <w:rPr>
            <w:noProof/>
            <w:webHidden/>
          </w:rPr>
          <w:tab/>
        </w:r>
        <w:r w:rsidR="005E41C4">
          <w:rPr>
            <w:noProof/>
            <w:webHidden/>
          </w:rPr>
          <w:fldChar w:fldCharType="begin"/>
        </w:r>
        <w:r w:rsidR="005E41C4">
          <w:rPr>
            <w:noProof/>
            <w:webHidden/>
          </w:rPr>
          <w:instrText xml:space="preserve"> PAGEREF _Toc214917759 \h </w:instrText>
        </w:r>
        <w:r w:rsidR="005E41C4">
          <w:rPr>
            <w:noProof/>
            <w:webHidden/>
          </w:rPr>
        </w:r>
        <w:r w:rsidR="005E41C4">
          <w:rPr>
            <w:noProof/>
            <w:webHidden/>
          </w:rPr>
          <w:fldChar w:fldCharType="separate"/>
        </w:r>
        <w:r w:rsidR="005E41C4">
          <w:rPr>
            <w:noProof/>
            <w:webHidden/>
          </w:rPr>
          <w:t>27</w:t>
        </w:r>
        <w:r w:rsidR="005E41C4">
          <w:rPr>
            <w:noProof/>
            <w:webHidden/>
          </w:rPr>
          <w:fldChar w:fldCharType="end"/>
        </w:r>
      </w:hyperlink>
    </w:p>
    <w:p w14:paraId="6E26912E" w14:textId="7F267B9D"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60" w:history="1">
        <w:r w:rsidR="005E41C4" w:rsidRPr="003559C9">
          <w:rPr>
            <w:rStyle w:val="Hiperhivatkozs"/>
            <w:noProof/>
          </w:rPr>
          <w:t>4.3 A Frontend megvalósítása (Angular) (kb. 10-15 oldal)</w:t>
        </w:r>
        <w:r w:rsidR="005E41C4">
          <w:rPr>
            <w:noProof/>
            <w:webHidden/>
          </w:rPr>
          <w:tab/>
        </w:r>
        <w:r w:rsidR="005E41C4">
          <w:rPr>
            <w:noProof/>
            <w:webHidden/>
          </w:rPr>
          <w:fldChar w:fldCharType="begin"/>
        </w:r>
        <w:r w:rsidR="005E41C4">
          <w:rPr>
            <w:noProof/>
            <w:webHidden/>
          </w:rPr>
          <w:instrText xml:space="preserve"> PAGEREF _Toc214917760 \h </w:instrText>
        </w:r>
        <w:r w:rsidR="005E41C4">
          <w:rPr>
            <w:noProof/>
            <w:webHidden/>
          </w:rPr>
        </w:r>
        <w:r w:rsidR="005E41C4">
          <w:rPr>
            <w:noProof/>
            <w:webHidden/>
          </w:rPr>
          <w:fldChar w:fldCharType="separate"/>
        </w:r>
        <w:r w:rsidR="005E41C4">
          <w:rPr>
            <w:noProof/>
            <w:webHidden/>
          </w:rPr>
          <w:t>27</w:t>
        </w:r>
        <w:r w:rsidR="005E41C4">
          <w:rPr>
            <w:noProof/>
            <w:webHidden/>
          </w:rPr>
          <w:fldChar w:fldCharType="end"/>
        </w:r>
      </w:hyperlink>
    </w:p>
    <w:p w14:paraId="589C7BCF" w14:textId="66E283BB"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61" w:history="1">
        <w:r w:rsidR="005E41C4" w:rsidRPr="003559C9">
          <w:rPr>
            <w:rStyle w:val="Hiperhivatkozs"/>
            <w:noProof/>
          </w:rPr>
          <w:t>4.3.1 API kommunikáció:</w:t>
        </w:r>
        <w:r w:rsidR="005E41C4">
          <w:rPr>
            <w:noProof/>
            <w:webHidden/>
          </w:rPr>
          <w:tab/>
        </w:r>
        <w:r w:rsidR="005E41C4">
          <w:rPr>
            <w:noProof/>
            <w:webHidden/>
          </w:rPr>
          <w:fldChar w:fldCharType="begin"/>
        </w:r>
        <w:r w:rsidR="005E41C4">
          <w:rPr>
            <w:noProof/>
            <w:webHidden/>
          </w:rPr>
          <w:instrText xml:space="preserve"> PAGEREF _Toc214917761 \h </w:instrText>
        </w:r>
        <w:r w:rsidR="005E41C4">
          <w:rPr>
            <w:noProof/>
            <w:webHidden/>
          </w:rPr>
        </w:r>
        <w:r w:rsidR="005E41C4">
          <w:rPr>
            <w:noProof/>
            <w:webHidden/>
          </w:rPr>
          <w:fldChar w:fldCharType="separate"/>
        </w:r>
        <w:r w:rsidR="005E41C4">
          <w:rPr>
            <w:noProof/>
            <w:webHidden/>
          </w:rPr>
          <w:t>27</w:t>
        </w:r>
        <w:r w:rsidR="005E41C4">
          <w:rPr>
            <w:noProof/>
            <w:webHidden/>
          </w:rPr>
          <w:fldChar w:fldCharType="end"/>
        </w:r>
      </w:hyperlink>
    </w:p>
    <w:p w14:paraId="064695D6" w14:textId="4FC5568A"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62" w:history="1">
        <w:r w:rsidR="005E41C4" w:rsidRPr="003559C9">
          <w:rPr>
            <w:rStyle w:val="Hiperhivatkozs"/>
            <w:noProof/>
          </w:rPr>
          <w:t>4.3.2 Komplex komponensek:</w:t>
        </w:r>
        <w:r w:rsidR="005E41C4">
          <w:rPr>
            <w:noProof/>
            <w:webHidden/>
          </w:rPr>
          <w:tab/>
        </w:r>
        <w:r w:rsidR="005E41C4">
          <w:rPr>
            <w:noProof/>
            <w:webHidden/>
          </w:rPr>
          <w:fldChar w:fldCharType="begin"/>
        </w:r>
        <w:r w:rsidR="005E41C4">
          <w:rPr>
            <w:noProof/>
            <w:webHidden/>
          </w:rPr>
          <w:instrText xml:space="preserve"> PAGEREF _Toc214917762 \h </w:instrText>
        </w:r>
        <w:r w:rsidR="005E41C4">
          <w:rPr>
            <w:noProof/>
            <w:webHidden/>
          </w:rPr>
        </w:r>
        <w:r w:rsidR="005E41C4">
          <w:rPr>
            <w:noProof/>
            <w:webHidden/>
          </w:rPr>
          <w:fldChar w:fldCharType="separate"/>
        </w:r>
        <w:r w:rsidR="005E41C4">
          <w:rPr>
            <w:noProof/>
            <w:webHidden/>
          </w:rPr>
          <w:t>27</w:t>
        </w:r>
        <w:r w:rsidR="005E41C4">
          <w:rPr>
            <w:noProof/>
            <w:webHidden/>
          </w:rPr>
          <w:fldChar w:fldCharType="end"/>
        </w:r>
      </w:hyperlink>
    </w:p>
    <w:p w14:paraId="5CEED9DA" w14:textId="714B90E9"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63" w:history="1">
        <w:r w:rsidR="005E41C4" w:rsidRPr="003559C9">
          <w:rPr>
            <w:rStyle w:val="Hiperhivatkozs"/>
            <w:noProof/>
          </w:rPr>
          <w:t>4.3.3 Felhasználói élmény:</w:t>
        </w:r>
        <w:r w:rsidR="005E41C4">
          <w:rPr>
            <w:noProof/>
            <w:webHidden/>
          </w:rPr>
          <w:tab/>
        </w:r>
        <w:r w:rsidR="005E41C4">
          <w:rPr>
            <w:noProof/>
            <w:webHidden/>
          </w:rPr>
          <w:fldChar w:fldCharType="begin"/>
        </w:r>
        <w:r w:rsidR="005E41C4">
          <w:rPr>
            <w:noProof/>
            <w:webHidden/>
          </w:rPr>
          <w:instrText xml:space="preserve"> PAGEREF _Toc214917763 \h </w:instrText>
        </w:r>
        <w:r w:rsidR="005E41C4">
          <w:rPr>
            <w:noProof/>
            <w:webHidden/>
          </w:rPr>
        </w:r>
        <w:r w:rsidR="005E41C4">
          <w:rPr>
            <w:noProof/>
            <w:webHidden/>
          </w:rPr>
          <w:fldChar w:fldCharType="separate"/>
        </w:r>
        <w:r w:rsidR="005E41C4">
          <w:rPr>
            <w:noProof/>
            <w:webHidden/>
          </w:rPr>
          <w:t>27</w:t>
        </w:r>
        <w:r w:rsidR="005E41C4">
          <w:rPr>
            <w:noProof/>
            <w:webHidden/>
          </w:rPr>
          <w:fldChar w:fldCharType="end"/>
        </w:r>
      </w:hyperlink>
    </w:p>
    <w:p w14:paraId="5228795B" w14:textId="5AE677A3" w:rsidR="005E41C4" w:rsidRDefault="00812426">
      <w:pPr>
        <w:pStyle w:val="TJ1"/>
        <w:rPr>
          <w:rFonts w:asciiTheme="minorHAnsi" w:eastAsiaTheme="minorEastAsia" w:hAnsiTheme="minorHAnsi" w:cstheme="minorBidi"/>
          <w:b w:val="0"/>
          <w:noProof/>
          <w:sz w:val="22"/>
          <w:szCs w:val="22"/>
          <w:lang w:eastAsia="hu-HU"/>
        </w:rPr>
      </w:pPr>
      <w:hyperlink w:anchor="_Toc214917764" w:history="1">
        <w:r w:rsidR="005E41C4" w:rsidRPr="003559C9">
          <w:rPr>
            <w:rStyle w:val="Hiperhivatkozs"/>
            <w:noProof/>
          </w:rPr>
          <w:t>5 Tesztelés és Eredmények (kb. 5-8 oldal)</w:t>
        </w:r>
        <w:r w:rsidR="005E41C4">
          <w:rPr>
            <w:noProof/>
            <w:webHidden/>
          </w:rPr>
          <w:tab/>
        </w:r>
        <w:r w:rsidR="005E41C4">
          <w:rPr>
            <w:noProof/>
            <w:webHidden/>
          </w:rPr>
          <w:fldChar w:fldCharType="begin"/>
        </w:r>
        <w:r w:rsidR="005E41C4">
          <w:rPr>
            <w:noProof/>
            <w:webHidden/>
          </w:rPr>
          <w:instrText xml:space="preserve"> PAGEREF _Toc214917764 \h </w:instrText>
        </w:r>
        <w:r w:rsidR="005E41C4">
          <w:rPr>
            <w:noProof/>
            <w:webHidden/>
          </w:rPr>
        </w:r>
        <w:r w:rsidR="005E41C4">
          <w:rPr>
            <w:noProof/>
            <w:webHidden/>
          </w:rPr>
          <w:fldChar w:fldCharType="separate"/>
        </w:r>
        <w:r w:rsidR="005E41C4">
          <w:rPr>
            <w:noProof/>
            <w:webHidden/>
          </w:rPr>
          <w:t>28</w:t>
        </w:r>
        <w:r w:rsidR="005E41C4">
          <w:rPr>
            <w:noProof/>
            <w:webHidden/>
          </w:rPr>
          <w:fldChar w:fldCharType="end"/>
        </w:r>
      </w:hyperlink>
    </w:p>
    <w:p w14:paraId="75C466E1" w14:textId="32D7901E"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65" w:history="1">
        <w:r w:rsidR="005E41C4" w:rsidRPr="003559C9">
          <w:rPr>
            <w:rStyle w:val="Hiperhivatkozs"/>
            <w:noProof/>
          </w:rPr>
          <w:t>5.1 Fejezetek</w:t>
        </w:r>
        <w:r w:rsidR="005E41C4">
          <w:rPr>
            <w:noProof/>
            <w:webHidden/>
          </w:rPr>
          <w:tab/>
        </w:r>
        <w:r w:rsidR="005E41C4">
          <w:rPr>
            <w:noProof/>
            <w:webHidden/>
          </w:rPr>
          <w:fldChar w:fldCharType="begin"/>
        </w:r>
        <w:r w:rsidR="005E41C4">
          <w:rPr>
            <w:noProof/>
            <w:webHidden/>
          </w:rPr>
          <w:instrText xml:space="preserve"> PAGEREF _Toc214917765 \h </w:instrText>
        </w:r>
        <w:r w:rsidR="005E41C4">
          <w:rPr>
            <w:noProof/>
            <w:webHidden/>
          </w:rPr>
        </w:r>
        <w:r w:rsidR="005E41C4">
          <w:rPr>
            <w:noProof/>
            <w:webHidden/>
          </w:rPr>
          <w:fldChar w:fldCharType="separate"/>
        </w:r>
        <w:r w:rsidR="005E41C4">
          <w:rPr>
            <w:noProof/>
            <w:webHidden/>
          </w:rPr>
          <w:t>28</w:t>
        </w:r>
        <w:r w:rsidR="005E41C4">
          <w:rPr>
            <w:noProof/>
            <w:webHidden/>
          </w:rPr>
          <w:fldChar w:fldCharType="end"/>
        </w:r>
      </w:hyperlink>
    </w:p>
    <w:p w14:paraId="0AABC93E" w14:textId="712C346D"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66" w:history="1">
        <w:r w:rsidR="005E41C4" w:rsidRPr="003559C9">
          <w:rPr>
            <w:rStyle w:val="Hiperhivatkozs"/>
            <w:noProof/>
          </w:rPr>
          <w:t>5.1.1 Tartalomjegyzék</w:t>
        </w:r>
        <w:r w:rsidR="005E41C4">
          <w:rPr>
            <w:noProof/>
            <w:webHidden/>
          </w:rPr>
          <w:tab/>
        </w:r>
        <w:r w:rsidR="005E41C4">
          <w:rPr>
            <w:noProof/>
            <w:webHidden/>
          </w:rPr>
          <w:fldChar w:fldCharType="begin"/>
        </w:r>
        <w:r w:rsidR="005E41C4">
          <w:rPr>
            <w:noProof/>
            <w:webHidden/>
          </w:rPr>
          <w:instrText xml:space="preserve"> PAGEREF _Toc214917766 \h </w:instrText>
        </w:r>
        <w:r w:rsidR="005E41C4">
          <w:rPr>
            <w:noProof/>
            <w:webHidden/>
          </w:rPr>
        </w:r>
        <w:r w:rsidR="005E41C4">
          <w:rPr>
            <w:noProof/>
            <w:webHidden/>
          </w:rPr>
          <w:fldChar w:fldCharType="separate"/>
        </w:r>
        <w:r w:rsidR="005E41C4">
          <w:rPr>
            <w:noProof/>
            <w:webHidden/>
          </w:rPr>
          <w:t>28</w:t>
        </w:r>
        <w:r w:rsidR="005E41C4">
          <w:rPr>
            <w:noProof/>
            <w:webHidden/>
          </w:rPr>
          <w:fldChar w:fldCharType="end"/>
        </w:r>
      </w:hyperlink>
    </w:p>
    <w:p w14:paraId="7B53FA9B" w14:textId="52262712"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67" w:history="1">
        <w:r w:rsidR="005E41C4" w:rsidRPr="003559C9">
          <w:rPr>
            <w:rStyle w:val="Hiperhivatkozs"/>
            <w:noProof/>
          </w:rPr>
          <w:t>5.1.2 Tartalmi összefoglaló</w:t>
        </w:r>
        <w:r w:rsidR="005E41C4">
          <w:rPr>
            <w:noProof/>
            <w:webHidden/>
          </w:rPr>
          <w:tab/>
        </w:r>
        <w:r w:rsidR="005E41C4">
          <w:rPr>
            <w:noProof/>
            <w:webHidden/>
          </w:rPr>
          <w:fldChar w:fldCharType="begin"/>
        </w:r>
        <w:r w:rsidR="005E41C4">
          <w:rPr>
            <w:noProof/>
            <w:webHidden/>
          </w:rPr>
          <w:instrText xml:space="preserve"> PAGEREF _Toc214917767 \h </w:instrText>
        </w:r>
        <w:r w:rsidR="005E41C4">
          <w:rPr>
            <w:noProof/>
            <w:webHidden/>
          </w:rPr>
        </w:r>
        <w:r w:rsidR="005E41C4">
          <w:rPr>
            <w:noProof/>
            <w:webHidden/>
          </w:rPr>
          <w:fldChar w:fldCharType="separate"/>
        </w:r>
        <w:r w:rsidR="005E41C4">
          <w:rPr>
            <w:noProof/>
            <w:webHidden/>
          </w:rPr>
          <w:t>28</w:t>
        </w:r>
        <w:r w:rsidR="005E41C4">
          <w:rPr>
            <w:noProof/>
            <w:webHidden/>
          </w:rPr>
          <w:fldChar w:fldCharType="end"/>
        </w:r>
      </w:hyperlink>
    </w:p>
    <w:p w14:paraId="5FC1F728" w14:textId="52E94E2E"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68" w:history="1">
        <w:r w:rsidR="005E41C4" w:rsidRPr="003559C9">
          <w:rPr>
            <w:rStyle w:val="Hiperhivatkozs"/>
            <w:noProof/>
          </w:rPr>
          <w:t>5.1.3 Bevezetés</w:t>
        </w:r>
        <w:r w:rsidR="005E41C4">
          <w:rPr>
            <w:noProof/>
            <w:webHidden/>
          </w:rPr>
          <w:tab/>
        </w:r>
        <w:r w:rsidR="005E41C4">
          <w:rPr>
            <w:noProof/>
            <w:webHidden/>
          </w:rPr>
          <w:fldChar w:fldCharType="begin"/>
        </w:r>
        <w:r w:rsidR="005E41C4">
          <w:rPr>
            <w:noProof/>
            <w:webHidden/>
          </w:rPr>
          <w:instrText xml:space="preserve"> PAGEREF _Toc214917768 \h </w:instrText>
        </w:r>
        <w:r w:rsidR="005E41C4">
          <w:rPr>
            <w:noProof/>
            <w:webHidden/>
          </w:rPr>
        </w:r>
        <w:r w:rsidR="005E41C4">
          <w:rPr>
            <w:noProof/>
            <w:webHidden/>
          </w:rPr>
          <w:fldChar w:fldCharType="separate"/>
        </w:r>
        <w:r w:rsidR="005E41C4">
          <w:rPr>
            <w:noProof/>
            <w:webHidden/>
          </w:rPr>
          <w:t>29</w:t>
        </w:r>
        <w:r w:rsidR="005E41C4">
          <w:rPr>
            <w:noProof/>
            <w:webHidden/>
          </w:rPr>
          <w:fldChar w:fldCharType="end"/>
        </w:r>
      </w:hyperlink>
    </w:p>
    <w:p w14:paraId="2F339445" w14:textId="449199C4"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69" w:history="1">
        <w:r w:rsidR="005E41C4" w:rsidRPr="003559C9">
          <w:rPr>
            <w:rStyle w:val="Hiperhivatkozs"/>
            <w:noProof/>
          </w:rPr>
          <w:t>5.1.4 Irodalomkutatás, technológiák, hasonló alkotások bemutatása</w:t>
        </w:r>
        <w:r w:rsidR="005E41C4">
          <w:rPr>
            <w:noProof/>
            <w:webHidden/>
          </w:rPr>
          <w:tab/>
        </w:r>
        <w:r w:rsidR="005E41C4">
          <w:rPr>
            <w:noProof/>
            <w:webHidden/>
          </w:rPr>
          <w:fldChar w:fldCharType="begin"/>
        </w:r>
        <w:r w:rsidR="005E41C4">
          <w:rPr>
            <w:noProof/>
            <w:webHidden/>
          </w:rPr>
          <w:instrText xml:space="preserve"> PAGEREF _Toc214917769 \h </w:instrText>
        </w:r>
        <w:r w:rsidR="005E41C4">
          <w:rPr>
            <w:noProof/>
            <w:webHidden/>
          </w:rPr>
        </w:r>
        <w:r w:rsidR="005E41C4">
          <w:rPr>
            <w:noProof/>
            <w:webHidden/>
          </w:rPr>
          <w:fldChar w:fldCharType="separate"/>
        </w:r>
        <w:r w:rsidR="005E41C4">
          <w:rPr>
            <w:noProof/>
            <w:webHidden/>
          </w:rPr>
          <w:t>30</w:t>
        </w:r>
        <w:r w:rsidR="005E41C4">
          <w:rPr>
            <w:noProof/>
            <w:webHidden/>
          </w:rPr>
          <w:fldChar w:fldCharType="end"/>
        </w:r>
      </w:hyperlink>
    </w:p>
    <w:p w14:paraId="68CBF3A1" w14:textId="286DD586"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70" w:history="1">
        <w:r w:rsidR="005E41C4" w:rsidRPr="003559C9">
          <w:rPr>
            <w:rStyle w:val="Hiperhivatkozs"/>
            <w:noProof/>
          </w:rPr>
          <w:t>5.1.5 A feladatkiírás pontosítása és részletes elemzése</w:t>
        </w:r>
        <w:r w:rsidR="005E41C4">
          <w:rPr>
            <w:noProof/>
            <w:webHidden/>
          </w:rPr>
          <w:tab/>
        </w:r>
        <w:r w:rsidR="005E41C4">
          <w:rPr>
            <w:noProof/>
            <w:webHidden/>
          </w:rPr>
          <w:fldChar w:fldCharType="begin"/>
        </w:r>
        <w:r w:rsidR="005E41C4">
          <w:rPr>
            <w:noProof/>
            <w:webHidden/>
          </w:rPr>
          <w:instrText xml:space="preserve"> PAGEREF _Toc214917770 \h </w:instrText>
        </w:r>
        <w:r w:rsidR="005E41C4">
          <w:rPr>
            <w:noProof/>
            <w:webHidden/>
          </w:rPr>
        </w:r>
        <w:r w:rsidR="005E41C4">
          <w:rPr>
            <w:noProof/>
            <w:webHidden/>
          </w:rPr>
          <w:fldChar w:fldCharType="separate"/>
        </w:r>
        <w:r w:rsidR="005E41C4">
          <w:rPr>
            <w:noProof/>
            <w:webHidden/>
          </w:rPr>
          <w:t>30</w:t>
        </w:r>
        <w:r w:rsidR="005E41C4">
          <w:rPr>
            <w:noProof/>
            <w:webHidden/>
          </w:rPr>
          <w:fldChar w:fldCharType="end"/>
        </w:r>
      </w:hyperlink>
    </w:p>
    <w:p w14:paraId="734E5C26" w14:textId="60031985"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71" w:history="1">
        <w:r w:rsidR="005E41C4" w:rsidRPr="003559C9">
          <w:rPr>
            <w:rStyle w:val="Hiperhivatkozs"/>
            <w:noProof/>
          </w:rPr>
          <w:t>5.1.6 Önálló munka bemutatása</w:t>
        </w:r>
        <w:r w:rsidR="005E41C4">
          <w:rPr>
            <w:noProof/>
            <w:webHidden/>
          </w:rPr>
          <w:tab/>
        </w:r>
        <w:r w:rsidR="005E41C4">
          <w:rPr>
            <w:noProof/>
            <w:webHidden/>
          </w:rPr>
          <w:fldChar w:fldCharType="begin"/>
        </w:r>
        <w:r w:rsidR="005E41C4">
          <w:rPr>
            <w:noProof/>
            <w:webHidden/>
          </w:rPr>
          <w:instrText xml:space="preserve"> PAGEREF _Toc214917771 \h </w:instrText>
        </w:r>
        <w:r w:rsidR="005E41C4">
          <w:rPr>
            <w:noProof/>
            <w:webHidden/>
          </w:rPr>
        </w:r>
        <w:r w:rsidR="005E41C4">
          <w:rPr>
            <w:noProof/>
            <w:webHidden/>
          </w:rPr>
          <w:fldChar w:fldCharType="separate"/>
        </w:r>
        <w:r w:rsidR="005E41C4">
          <w:rPr>
            <w:noProof/>
            <w:webHidden/>
          </w:rPr>
          <w:t>31</w:t>
        </w:r>
        <w:r w:rsidR="005E41C4">
          <w:rPr>
            <w:noProof/>
            <w:webHidden/>
          </w:rPr>
          <w:fldChar w:fldCharType="end"/>
        </w:r>
      </w:hyperlink>
    </w:p>
    <w:p w14:paraId="203216E4" w14:textId="560B8C8B"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72" w:history="1">
        <w:r w:rsidR="005E41C4" w:rsidRPr="003559C9">
          <w:rPr>
            <w:rStyle w:val="Hiperhivatkozs"/>
            <w:noProof/>
          </w:rPr>
          <w:t>5.1.7 Önálló munka értékelése, mérések, tesztelés, eredmények bemutatása</w:t>
        </w:r>
        <w:r w:rsidR="005E41C4">
          <w:rPr>
            <w:noProof/>
            <w:webHidden/>
          </w:rPr>
          <w:tab/>
        </w:r>
        <w:r w:rsidR="005E41C4">
          <w:rPr>
            <w:noProof/>
            <w:webHidden/>
          </w:rPr>
          <w:fldChar w:fldCharType="begin"/>
        </w:r>
        <w:r w:rsidR="005E41C4">
          <w:rPr>
            <w:noProof/>
            <w:webHidden/>
          </w:rPr>
          <w:instrText xml:space="preserve"> PAGEREF _Toc214917772 \h </w:instrText>
        </w:r>
        <w:r w:rsidR="005E41C4">
          <w:rPr>
            <w:noProof/>
            <w:webHidden/>
          </w:rPr>
        </w:r>
        <w:r w:rsidR="005E41C4">
          <w:rPr>
            <w:noProof/>
            <w:webHidden/>
          </w:rPr>
          <w:fldChar w:fldCharType="separate"/>
        </w:r>
        <w:r w:rsidR="005E41C4">
          <w:rPr>
            <w:noProof/>
            <w:webHidden/>
          </w:rPr>
          <w:t>32</w:t>
        </w:r>
        <w:r w:rsidR="005E41C4">
          <w:rPr>
            <w:noProof/>
            <w:webHidden/>
          </w:rPr>
          <w:fldChar w:fldCharType="end"/>
        </w:r>
      </w:hyperlink>
    </w:p>
    <w:p w14:paraId="3CA4F0AF" w14:textId="02996093"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73" w:history="1">
        <w:r w:rsidR="005E41C4" w:rsidRPr="003559C9">
          <w:rPr>
            <w:rStyle w:val="Hiperhivatkozs"/>
            <w:noProof/>
          </w:rPr>
          <w:t>5.1.8 Összefoglaló</w:t>
        </w:r>
        <w:r w:rsidR="005E41C4">
          <w:rPr>
            <w:noProof/>
            <w:webHidden/>
          </w:rPr>
          <w:tab/>
        </w:r>
        <w:r w:rsidR="005E41C4">
          <w:rPr>
            <w:noProof/>
            <w:webHidden/>
          </w:rPr>
          <w:fldChar w:fldCharType="begin"/>
        </w:r>
        <w:r w:rsidR="005E41C4">
          <w:rPr>
            <w:noProof/>
            <w:webHidden/>
          </w:rPr>
          <w:instrText xml:space="preserve"> PAGEREF _Toc214917773 \h </w:instrText>
        </w:r>
        <w:r w:rsidR="005E41C4">
          <w:rPr>
            <w:noProof/>
            <w:webHidden/>
          </w:rPr>
        </w:r>
        <w:r w:rsidR="005E41C4">
          <w:rPr>
            <w:noProof/>
            <w:webHidden/>
          </w:rPr>
          <w:fldChar w:fldCharType="separate"/>
        </w:r>
        <w:r w:rsidR="005E41C4">
          <w:rPr>
            <w:noProof/>
            <w:webHidden/>
          </w:rPr>
          <w:t>32</w:t>
        </w:r>
        <w:r w:rsidR="005E41C4">
          <w:rPr>
            <w:noProof/>
            <w:webHidden/>
          </w:rPr>
          <w:fldChar w:fldCharType="end"/>
        </w:r>
      </w:hyperlink>
    </w:p>
    <w:p w14:paraId="1EB24AD5" w14:textId="16DC8124"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74" w:history="1">
        <w:r w:rsidR="005E41C4" w:rsidRPr="003559C9">
          <w:rPr>
            <w:rStyle w:val="Hiperhivatkozs"/>
            <w:noProof/>
          </w:rPr>
          <w:t>5.1.9 Köszönetnyilvánítások</w:t>
        </w:r>
        <w:r w:rsidR="005E41C4">
          <w:rPr>
            <w:noProof/>
            <w:webHidden/>
          </w:rPr>
          <w:tab/>
        </w:r>
        <w:r w:rsidR="005E41C4">
          <w:rPr>
            <w:noProof/>
            <w:webHidden/>
          </w:rPr>
          <w:fldChar w:fldCharType="begin"/>
        </w:r>
        <w:r w:rsidR="005E41C4">
          <w:rPr>
            <w:noProof/>
            <w:webHidden/>
          </w:rPr>
          <w:instrText xml:space="preserve"> PAGEREF _Toc214917774 \h </w:instrText>
        </w:r>
        <w:r w:rsidR="005E41C4">
          <w:rPr>
            <w:noProof/>
            <w:webHidden/>
          </w:rPr>
        </w:r>
        <w:r w:rsidR="005E41C4">
          <w:rPr>
            <w:noProof/>
            <w:webHidden/>
          </w:rPr>
          <w:fldChar w:fldCharType="separate"/>
        </w:r>
        <w:r w:rsidR="005E41C4">
          <w:rPr>
            <w:noProof/>
            <w:webHidden/>
          </w:rPr>
          <w:t>32</w:t>
        </w:r>
        <w:r w:rsidR="005E41C4">
          <w:rPr>
            <w:noProof/>
            <w:webHidden/>
          </w:rPr>
          <w:fldChar w:fldCharType="end"/>
        </w:r>
      </w:hyperlink>
    </w:p>
    <w:p w14:paraId="38ED9E61" w14:textId="08223426"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75" w:history="1">
        <w:r w:rsidR="005E41C4" w:rsidRPr="003559C9">
          <w:rPr>
            <w:rStyle w:val="Hiperhivatkozs"/>
            <w:noProof/>
          </w:rPr>
          <w:t>5.1.10 Részletes és pontos irodalomjegyzék</w:t>
        </w:r>
        <w:r w:rsidR="005E41C4">
          <w:rPr>
            <w:noProof/>
            <w:webHidden/>
          </w:rPr>
          <w:tab/>
        </w:r>
        <w:r w:rsidR="005E41C4">
          <w:rPr>
            <w:noProof/>
            <w:webHidden/>
          </w:rPr>
          <w:fldChar w:fldCharType="begin"/>
        </w:r>
        <w:r w:rsidR="005E41C4">
          <w:rPr>
            <w:noProof/>
            <w:webHidden/>
          </w:rPr>
          <w:instrText xml:space="preserve"> PAGEREF _Toc214917775 \h </w:instrText>
        </w:r>
        <w:r w:rsidR="005E41C4">
          <w:rPr>
            <w:noProof/>
            <w:webHidden/>
          </w:rPr>
        </w:r>
        <w:r w:rsidR="005E41C4">
          <w:rPr>
            <w:noProof/>
            <w:webHidden/>
          </w:rPr>
          <w:fldChar w:fldCharType="separate"/>
        </w:r>
        <w:r w:rsidR="005E41C4">
          <w:rPr>
            <w:noProof/>
            <w:webHidden/>
          </w:rPr>
          <w:t>33</w:t>
        </w:r>
        <w:r w:rsidR="005E41C4">
          <w:rPr>
            <w:noProof/>
            <w:webHidden/>
          </w:rPr>
          <w:fldChar w:fldCharType="end"/>
        </w:r>
      </w:hyperlink>
    </w:p>
    <w:p w14:paraId="0EE1B048" w14:textId="39A5949F"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76" w:history="1">
        <w:r w:rsidR="005E41C4" w:rsidRPr="003559C9">
          <w:rPr>
            <w:rStyle w:val="Hiperhivatkozs"/>
            <w:noProof/>
          </w:rPr>
          <w:t>5.1.11 Ábrajegyzék, táblázatjegyzék</w:t>
        </w:r>
        <w:r w:rsidR="005E41C4">
          <w:rPr>
            <w:noProof/>
            <w:webHidden/>
          </w:rPr>
          <w:tab/>
        </w:r>
        <w:r w:rsidR="005E41C4">
          <w:rPr>
            <w:noProof/>
            <w:webHidden/>
          </w:rPr>
          <w:fldChar w:fldCharType="begin"/>
        </w:r>
        <w:r w:rsidR="005E41C4">
          <w:rPr>
            <w:noProof/>
            <w:webHidden/>
          </w:rPr>
          <w:instrText xml:space="preserve"> PAGEREF _Toc214917776 \h </w:instrText>
        </w:r>
        <w:r w:rsidR="005E41C4">
          <w:rPr>
            <w:noProof/>
            <w:webHidden/>
          </w:rPr>
        </w:r>
        <w:r w:rsidR="005E41C4">
          <w:rPr>
            <w:noProof/>
            <w:webHidden/>
          </w:rPr>
          <w:fldChar w:fldCharType="separate"/>
        </w:r>
        <w:r w:rsidR="005E41C4">
          <w:rPr>
            <w:noProof/>
            <w:webHidden/>
          </w:rPr>
          <w:t>33</w:t>
        </w:r>
        <w:r w:rsidR="005E41C4">
          <w:rPr>
            <w:noProof/>
            <w:webHidden/>
          </w:rPr>
          <w:fldChar w:fldCharType="end"/>
        </w:r>
      </w:hyperlink>
    </w:p>
    <w:p w14:paraId="033460C0" w14:textId="3F3BC95B"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77" w:history="1">
        <w:r w:rsidR="005E41C4" w:rsidRPr="003559C9">
          <w:rPr>
            <w:rStyle w:val="Hiperhivatkozs"/>
            <w:noProof/>
          </w:rPr>
          <w:t>5.1.12 Függelék</w:t>
        </w:r>
        <w:r w:rsidR="005E41C4">
          <w:rPr>
            <w:noProof/>
            <w:webHidden/>
          </w:rPr>
          <w:tab/>
        </w:r>
        <w:r w:rsidR="005E41C4">
          <w:rPr>
            <w:noProof/>
            <w:webHidden/>
          </w:rPr>
          <w:fldChar w:fldCharType="begin"/>
        </w:r>
        <w:r w:rsidR="005E41C4">
          <w:rPr>
            <w:noProof/>
            <w:webHidden/>
          </w:rPr>
          <w:instrText xml:space="preserve"> PAGEREF _Toc214917777 \h </w:instrText>
        </w:r>
        <w:r w:rsidR="005E41C4">
          <w:rPr>
            <w:noProof/>
            <w:webHidden/>
          </w:rPr>
        </w:r>
        <w:r w:rsidR="005E41C4">
          <w:rPr>
            <w:noProof/>
            <w:webHidden/>
          </w:rPr>
          <w:fldChar w:fldCharType="separate"/>
        </w:r>
        <w:r w:rsidR="005E41C4">
          <w:rPr>
            <w:noProof/>
            <w:webHidden/>
          </w:rPr>
          <w:t>33</w:t>
        </w:r>
        <w:r w:rsidR="005E41C4">
          <w:rPr>
            <w:noProof/>
            <w:webHidden/>
          </w:rPr>
          <w:fldChar w:fldCharType="end"/>
        </w:r>
      </w:hyperlink>
    </w:p>
    <w:p w14:paraId="0B7047C5" w14:textId="302ED1C6"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78" w:history="1">
        <w:r w:rsidR="005E41C4" w:rsidRPr="003559C9">
          <w:rPr>
            <w:rStyle w:val="Hiperhivatkozs"/>
            <w:noProof/>
          </w:rPr>
          <w:t>5.2 Egyéb tartalmi elemek</w:t>
        </w:r>
        <w:r w:rsidR="005E41C4">
          <w:rPr>
            <w:noProof/>
            <w:webHidden/>
          </w:rPr>
          <w:tab/>
        </w:r>
        <w:r w:rsidR="005E41C4">
          <w:rPr>
            <w:noProof/>
            <w:webHidden/>
          </w:rPr>
          <w:fldChar w:fldCharType="begin"/>
        </w:r>
        <w:r w:rsidR="005E41C4">
          <w:rPr>
            <w:noProof/>
            <w:webHidden/>
          </w:rPr>
          <w:instrText xml:space="preserve"> PAGEREF _Toc214917778 \h </w:instrText>
        </w:r>
        <w:r w:rsidR="005E41C4">
          <w:rPr>
            <w:noProof/>
            <w:webHidden/>
          </w:rPr>
        </w:r>
        <w:r w:rsidR="005E41C4">
          <w:rPr>
            <w:noProof/>
            <w:webHidden/>
          </w:rPr>
          <w:fldChar w:fldCharType="separate"/>
        </w:r>
        <w:r w:rsidR="005E41C4">
          <w:rPr>
            <w:noProof/>
            <w:webHidden/>
          </w:rPr>
          <w:t>33</w:t>
        </w:r>
        <w:r w:rsidR="005E41C4">
          <w:rPr>
            <w:noProof/>
            <w:webHidden/>
          </w:rPr>
          <w:fldChar w:fldCharType="end"/>
        </w:r>
      </w:hyperlink>
    </w:p>
    <w:p w14:paraId="6D7E15E0" w14:textId="0D90852C"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79" w:history="1">
        <w:r w:rsidR="005E41C4" w:rsidRPr="003559C9">
          <w:rPr>
            <w:rStyle w:val="Hiperhivatkozs"/>
            <w:noProof/>
          </w:rPr>
          <w:t>5.2.1 Stílus</w:t>
        </w:r>
        <w:r w:rsidR="005E41C4">
          <w:rPr>
            <w:noProof/>
            <w:webHidden/>
          </w:rPr>
          <w:tab/>
        </w:r>
        <w:r w:rsidR="005E41C4">
          <w:rPr>
            <w:noProof/>
            <w:webHidden/>
          </w:rPr>
          <w:fldChar w:fldCharType="begin"/>
        </w:r>
        <w:r w:rsidR="005E41C4">
          <w:rPr>
            <w:noProof/>
            <w:webHidden/>
          </w:rPr>
          <w:instrText xml:space="preserve"> PAGEREF _Toc214917779 \h </w:instrText>
        </w:r>
        <w:r w:rsidR="005E41C4">
          <w:rPr>
            <w:noProof/>
            <w:webHidden/>
          </w:rPr>
        </w:r>
        <w:r w:rsidR="005E41C4">
          <w:rPr>
            <w:noProof/>
            <w:webHidden/>
          </w:rPr>
          <w:fldChar w:fldCharType="separate"/>
        </w:r>
        <w:r w:rsidR="005E41C4">
          <w:rPr>
            <w:noProof/>
            <w:webHidden/>
          </w:rPr>
          <w:t>33</w:t>
        </w:r>
        <w:r w:rsidR="005E41C4">
          <w:rPr>
            <w:noProof/>
            <w:webHidden/>
          </w:rPr>
          <w:fldChar w:fldCharType="end"/>
        </w:r>
      </w:hyperlink>
    </w:p>
    <w:p w14:paraId="191A23E2" w14:textId="080C28FF"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80" w:history="1">
        <w:r w:rsidR="005E41C4" w:rsidRPr="003559C9">
          <w:rPr>
            <w:rStyle w:val="Hiperhivatkozs"/>
            <w:noProof/>
          </w:rPr>
          <w:t>5.2.2 E/1</w:t>
        </w:r>
        <w:r w:rsidR="005E41C4">
          <w:rPr>
            <w:noProof/>
            <w:webHidden/>
          </w:rPr>
          <w:tab/>
        </w:r>
        <w:r w:rsidR="005E41C4">
          <w:rPr>
            <w:noProof/>
            <w:webHidden/>
          </w:rPr>
          <w:fldChar w:fldCharType="begin"/>
        </w:r>
        <w:r w:rsidR="005E41C4">
          <w:rPr>
            <w:noProof/>
            <w:webHidden/>
          </w:rPr>
          <w:instrText xml:space="preserve"> PAGEREF _Toc214917780 \h </w:instrText>
        </w:r>
        <w:r w:rsidR="005E41C4">
          <w:rPr>
            <w:noProof/>
            <w:webHidden/>
          </w:rPr>
        </w:r>
        <w:r w:rsidR="005E41C4">
          <w:rPr>
            <w:noProof/>
            <w:webHidden/>
          </w:rPr>
          <w:fldChar w:fldCharType="separate"/>
        </w:r>
        <w:r w:rsidR="005E41C4">
          <w:rPr>
            <w:noProof/>
            <w:webHidden/>
          </w:rPr>
          <w:t>33</w:t>
        </w:r>
        <w:r w:rsidR="005E41C4">
          <w:rPr>
            <w:noProof/>
            <w:webHidden/>
          </w:rPr>
          <w:fldChar w:fldCharType="end"/>
        </w:r>
      </w:hyperlink>
    </w:p>
    <w:p w14:paraId="1ADF66DA" w14:textId="22EEE251"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81" w:history="1">
        <w:r w:rsidR="005E41C4" w:rsidRPr="003559C9">
          <w:rPr>
            <w:rStyle w:val="Hiperhivatkozs"/>
            <w:noProof/>
          </w:rPr>
          <w:t>5.2.3 Rövidítések</w:t>
        </w:r>
        <w:r w:rsidR="005E41C4">
          <w:rPr>
            <w:noProof/>
            <w:webHidden/>
          </w:rPr>
          <w:tab/>
        </w:r>
        <w:r w:rsidR="005E41C4">
          <w:rPr>
            <w:noProof/>
            <w:webHidden/>
          </w:rPr>
          <w:fldChar w:fldCharType="begin"/>
        </w:r>
        <w:r w:rsidR="005E41C4">
          <w:rPr>
            <w:noProof/>
            <w:webHidden/>
          </w:rPr>
          <w:instrText xml:space="preserve"> PAGEREF _Toc214917781 \h </w:instrText>
        </w:r>
        <w:r w:rsidR="005E41C4">
          <w:rPr>
            <w:noProof/>
            <w:webHidden/>
          </w:rPr>
        </w:r>
        <w:r w:rsidR="005E41C4">
          <w:rPr>
            <w:noProof/>
            <w:webHidden/>
          </w:rPr>
          <w:fldChar w:fldCharType="separate"/>
        </w:r>
        <w:r w:rsidR="005E41C4">
          <w:rPr>
            <w:noProof/>
            <w:webHidden/>
          </w:rPr>
          <w:t>34</w:t>
        </w:r>
        <w:r w:rsidR="005E41C4">
          <w:rPr>
            <w:noProof/>
            <w:webHidden/>
          </w:rPr>
          <w:fldChar w:fldCharType="end"/>
        </w:r>
      </w:hyperlink>
    </w:p>
    <w:p w14:paraId="07797332" w14:textId="577D7B9B"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82" w:history="1">
        <w:r w:rsidR="005E41C4" w:rsidRPr="003559C9">
          <w:rPr>
            <w:rStyle w:val="Hiperhivatkozs"/>
            <w:noProof/>
          </w:rPr>
          <w:t>5.2.4 Technológia megválasztása</w:t>
        </w:r>
        <w:r w:rsidR="005E41C4">
          <w:rPr>
            <w:noProof/>
            <w:webHidden/>
          </w:rPr>
          <w:tab/>
        </w:r>
        <w:r w:rsidR="005E41C4">
          <w:rPr>
            <w:noProof/>
            <w:webHidden/>
          </w:rPr>
          <w:fldChar w:fldCharType="begin"/>
        </w:r>
        <w:r w:rsidR="005E41C4">
          <w:rPr>
            <w:noProof/>
            <w:webHidden/>
          </w:rPr>
          <w:instrText xml:space="preserve"> PAGEREF _Toc214917782 \h </w:instrText>
        </w:r>
        <w:r w:rsidR="005E41C4">
          <w:rPr>
            <w:noProof/>
            <w:webHidden/>
          </w:rPr>
        </w:r>
        <w:r w:rsidR="005E41C4">
          <w:rPr>
            <w:noProof/>
            <w:webHidden/>
          </w:rPr>
          <w:fldChar w:fldCharType="separate"/>
        </w:r>
        <w:r w:rsidR="005E41C4">
          <w:rPr>
            <w:noProof/>
            <w:webHidden/>
          </w:rPr>
          <w:t>34</w:t>
        </w:r>
        <w:r w:rsidR="005E41C4">
          <w:rPr>
            <w:noProof/>
            <w:webHidden/>
          </w:rPr>
          <w:fldChar w:fldCharType="end"/>
        </w:r>
      </w:hyperlink>
    </w:p>
    <w:p w14:paraId="5944E8E7" w14:textId="7DEDC295"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83" w:history="1">
        <w:r w:rsidR="005E41C4" w:rsidRPr="003559C9">
          <w:rPr>
            <w:rStyle w:val="Hiperhivatkozs"/>
            <w:noProof/>
          </w:rPr>
          <w:t>5.3 Mesterséges intelligencia és generatív MI eszközök</w:t>
        </w:r>
        <w:r w:rsidR="005E41C4">
          <w:rPr>
            <w:noProof/>
            <w:webHidden/>
          </w:rPr>
          <w:tab/>
        </w:r>
        <w:r w:rsidR="005E41C4">
          <w:rPr>
            <w:noProof/>
            <w:webHidden/>
          </w:rPr>
          <w:fldChar w:fldCharType="begin"/>
        </w:r>
        <w:r w:rsidR="005E41C4">
          <w:rPr>
            <w:noProof/>
            <w:webHidden/>
          </w:rPr>
          <w:instrText xml:space="preserve"> PAGEREF _Toc214917783 \h </w:instrText>
        </w:r>
        <w:r w:rsidR="005E41C4">
          <w:rPr>
            <w:noProof/>
            <w:webHidden/>
          </w:rPr>
        </w:r>
        <w:r w:rsidR="005E41C4">
          <w:rPr>
            <w:noProof/>
            <w:webHidden/>
          </w:rPr>
          <w:fldChar w:fldCharType="separate"/>
        </w:r>
        <w:r w:rsidR="005E41C4">
          <w:rPr>
            <w:noProof/>
            <w:webHidden/>
          </w:rPr>
          <w:t>34</w:t>
        </w:r>
        <w:r w:rsidR="005E41C4">
          <w:rPr>
            <w:noProof/>
            <w:webHidden/>
          </w:rPr>
          <w:fldChar w:fldCharType="end"/>
        </w:r>
      </w:hyperlink>
    </w:p>
    <w:p w14:paraId="43A7D869" w14:textId="1E63EED0" w:rsidR="005E41C4" w:rsidRDefault="00812426">
      <w:pPr>
        <w:pStyle w:val="TJ1"/>
        <w:rPr>
          <w:rFonts w:asciiTheme="minorHAnsi" w:eastAsiaTheme="minorEastAsia" w:hAnsiTheme="minorHAnsi" w:cstheme="minorBidi"/>
          <w:b w:val="0"/>
          <w:noProof/>
          <w:sz w:val="22"/>
          <w:szCs w:val="22"/>
          <w:lang w:eastAsia="hu-HU"/>
        </w:rPr>
      </w:pPr>
      <w:hyperlink w:anchor="_Toc214917784" w:history="1">
        <w:r w:rsidR="005E41C4" w:rsidRPr="003559C9">
          <w:rPr>
            <w:rStyle w:val="Hiperhivatkozs"/>
            <w:noProof/>
          </w:rPr>
          <w:t>6 Formázási tudnivalók</w:t>
        </w:r>
        <w:r w:rsidR="005E41C4">
          <w:rPr>
            <w:noProof/>
            <w:webHidden/>
          </w:rPr>
          <w:tab/>
        </w:r>
        <w:r w:rsidR="005E41C4">
          <w:rPr>
            <w:noProof/>
            <w:webHidden/>
          </w:rPr>
          <w:fldChar w:fldCharType="begin"/>
        </w:r>
        <w:r w:rsidR="005E41C4">
          <w:rPr>
            <w:noProof/>
            <w:webHidden/>
          </w:rPr>
          <w:instrText xml:space="preserve"> PAGEREF _Toc214917784 \h </w:instrText>
        </w:r>
        <w:r w:rsidR="005E41C4">
          <w:rPr>
            <w:noProof/>
            <w:webHidden/>
          </w:rPr>
        </w:r>
        <w:r w:rsidR="005E41C4">
          <w:rPr>
            <w:noProof/>
            <w:webHidden/>
          </w:rPr>
          <w:fldChar w:fldCharType="separate"/>
        </w:r>
        <w:r w:rsidR="005E41C4">
          <w:rPr>
            <w:noProof/>
            <w:webHidden/>
          </w:rPr>
          <w:t>36</w:t>
        </w:r>
        <w:r w:rsidR="005E41C4">
          <w:rPr>
            <w:noProof/>
            <w:webHidden/>
          </w:rPr>
          <w:fldChar w:fldCharType="end"/>
        </w:r>
      </w:hyperlink>
    </w:p>
    <w:p w14:paraId="1925FC9A" w14:textId="24729E35"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85" w:history="1">
        <w:r w:rsidR="005E41C4" w:rsidRPr="003559C9">
          <w:rPr>
            <w:rStyle w:val="Hiperhivatkozs"/>
            <w:noProof/>
          </w:rPr>
          <w:t>6.1 Általános tudnivalók</w:t>
        </w:r>
        <w:r w:rsidR="005E41C4">
          <w:rPr>
            <w:noProof/>
            <w:webHidden/>
          </w:rPr>
          <w:tab/>
        </w:r>
        <w:r w:rsidR="005E41C4">
          <w:rPr>
            <w:noProof/>
            <w:webHidden/>
          </w:rPr>
          <w:fldChar w:fldCharType="begin"/>
        </w:r>
        <w:r w:rsidR="005E41C4">
          <w:rPr>
            <w:noProof/>
            <w:webHidden/>
          </w:rPr>
          <w:instrText xml:space="preserve"> PAGEREF _Toc214917785 \h </w:instrText>
        </w:r>
        <w:r w:rsidR="005E41C4">
          <w:rPr>
            <w:noProof/>
            <w:webHidden/>
          </w:rPr>
        </w:r>
        <w:r w:rsidR="005E41C4">
          <w:rPr>
            <w:noProof/>
            <w:webHidden/>
          </w:rPr>
          <w:fldChar w:fldCharType="separate"/>
        </w:r>
        <w:r w:rsidR="005E41C4">
          <w:rPr>
            <w:noProof/>
            <w:webHidden/>
          </w:rPr>
          <w:t>36</w:t>
        </w:r>
        <w:r w:rsidR="005E41C4">
          <w:rPr>
            <w:noProof/>
            <w:webHidden/>
          </w:rPr>
          <w:fldChar w:fldCharType="end"/>
        </w:r>
      </w:hyperlink>
    </w:p>
    <w:p w14:paraId="61586C38" w14:textId="7EB5B1CD"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86" w:history="1">
        <w:r w:rsidR="005E41C4" w:rsidRPr="003559C9">
          <w:rPr>
            <w:rStyle w:val="Hiperhivatkozs"/>
            <w:noProof/>
          </w:rPr>
          <w:t>6.2 Stílusok</w:t>
        </w:r>
        <w:r w:rsidR="005E41C4">
          <w:rPr>
            <w:noProof/>
            <w:webHidden/>
          </w:rPr>
          <w:tab/>
        </w:r>
        <w:r w:rsidR="005E41C4">
          <w:rPr>
            <w:noProof/>
            <w:webHidden/>
          </w:rPr>
          <w:fldChar w:fldCharType="begin"/>
        </w:r>
        <w:r w:rsidR="005E41C4">
          <w:rPr>
            <w:noProof/>
            <w:webHidden/>
          </w:rPr>
          <w:instrText xml:space="preserve"> PAGEREF _Toc214917786 \h </w:instrText>
        </w:r>
        <w:r w:rsidR="005E41C4">
          <w:rPr>
            <w:noProof/>
            <w:webHidden/>
          </w:rPr>
        </w:r>
        <w:r w:rsidR="005E41C4">
          <w:rPr>
            <w:noProof/>
            <w:webHidden/>
          </w:rPr>
          <w:fldChar w:fldCharType="separate"/>
        </w:r>
        <w:r w:rsidR="005E41C4">
          <w:rPr>
            <w:noProof/>
            <w:webHidden/>
          </w:rPr>
          <w:t>36</w:t>
        </w:r>
        <w:r w:rsidR="005E41C4">
          <w:rPr>
            <w:noProof/>
            <w:webHidden/>
          </w:rPr>
          <w:fldChar w:fldCharType="end"/>
        </w:r>
      </w:hyperlink>
    </w:p>
    <w:p w14:paraId="183C9D1A" w14:textId="7D6D7EA9"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87" w:history="1">
        <w:r w:rsidR="005E41C4" w:rsidRPr="003559C9">
          <w:rPr>
            <w:rStyle w:val="Hiperhivatkozs"/>
            <w:noProof/>
          </w:rPr>
          <w:t>6.3 Címsorok</w:t>
        </w:r>
        <w:r w:rsidR="005E41C4">
          <w:rPr>
            <w:noProof/>
            <w:webHidden/>
          </w:rPr>
          <w:tab/>
        </w:r>
        <w:r w:rsidR="005E41C4">
          <w:rPr>
            <w:noProof/>
            <w:webHidden/>
          </w:rPr>
          <w:fldChar w:fldCharType="begin"/>
        </w:r>
        <w:r w:rsidR="005E41C4">
          <w:rPr>
            <w:noProof/>
            <w:webHidden/>
          </w:rPr>
          <w:instrText xml:space="preserve"> PAGEREF _Toc214917787 \h </w:instrText>
        </w:r>
        <w:r w:rsidR="005E41C4">
          <w:rPr>
            <w:noProof/>
            <w:webHidden/>
          </w:rPr>
        </w:r>
        <w:r w:rsidR="005E41C4">
          <w:rPr>
            <w:noProof/>
            <w:webHidden/>
          </w:rPr>
          <w:fldChar w:fldCharType="separate"/>
        </w:r>
        <w:r w:rsidR="005E41C4">
          <w:rPr>
            <w:noProof/>
            <w:webHidden/>
          </w:rPr>
          <w:t>37</w:t>
        </w:r>
        <w:r w:rsidR="005E41C4">
          <w:rPr>
            <w:noProof/>
            <w:webHidden/>
          </w:rPr>
          <w:fldChar w:fldCharType="end"/>
        </w:r>
      </w:hyperlink>
    </w:p>
    <w:p w14:paraId="6863B27A" w14:textId="60592015"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88" w:history="1">
        <w:r w:rsidR="005E41C4" w:rsidRPr="003559C9">
          <w:rPr>
            <w:rStyle w:val="Hiperhivatkozs"/>
            <w:noProof/>
          </w:rPr>
          <w:t>6.4 Másolás, beillesztés</w:t>
        </w:r>
        <w:r w:rsidR="005E41C4">
          <w:rPr>
            <w:noProof/>
            <w:webHidden/>
          </w:rPr>
          <w:tab/>
        </w:r>
        <w:r w:rsidR="005E41C4">
          <w:rPr>
            <w:noProof/>
            <w:webHidden/>
          </w:rPr>
          <w:fldChar w:fldCharType="begin"/>
        </w:r>
        <w:r w:rsidR="005E41C4">
          <w:rPr>
            <w:noProof/>
            <w:webHidden/>
          </w:rPr>
          <w:instrText xml:space="preserve"> PAGEREF _Toc214917788 \h </w:instrText>
        </w:r>
        <w:r w:rsidR="005E41C4">
          <w:rPr>
            <w:noProof/>
            <w:webHidden/>
          </w:rPr>
        </w:r>
        <w:r w:rsidR="005E41C4">
          <w:rPr>
            <w:noProof/>
            <w:webHidden/>
          </w:rPr>
          <w:fldChar w:fldCharType="separate"/>
        </w:r>
        <w:r w:rsidR="005E41C4">
          <w:rPr>
            <w:noProof/>
            <w:webHidden/>
          </w:rPr>
          <w:t>37</w:t>
        </w:r>
        <w:r w:rsidR="005E41C4">
          <w:rPr>
            <w:noProof/>
            <w:webHidden/>
          </w:rPr>
          <w:fldChar w:fldCharType="end"/>
        </w:r>
      </w:hyperlink>
    </w:p>
    <w:p w14:paraId="53C2EFD3" w14:textId="7EC8D63F"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89" w:history="1">
        <w:r w:rsidR="005E41C4" w:rsidRPr="003559C9">
          <w:rPr>
            <w:rStyle w:val="Hiperhivatkozs"/>
            <w:noProof/>
          </w:rPr>
          <w:t>6.5 Mezőfrissítés</w:t>
        </w:r>
        <w:r w:rsidR="005E41C4">
          <w:rPr>
            <w:noProof/>
            <w:webHidden/>
          </w:rPr>
          <w:tab/>
        </w:r>
        <w:r w:rsidR="005E41C4">
          <w:rPr>
            <w:noProof/>
            <w:webHidden/>
          </w:rPr>
          <w:fldChar w:fldCharType="begin"/>
        </w:r>
        <w:r w:rsidR="005E41C4">
          <w:rPr>
            <w:noProof/>
            <w:webHidden/>
          </w:rPr>
          <w:instrText xml:space="preserve"> PAGEREF _Toc214917789 \h </w:instrText>
        </w:r>
        <w:r w:rsidR="005E41C4">
          <w:rPr>
            <w:noProof/>
            <w:webHidden/>
          </w:rPr>
        </w:r>
        <w:r w:rsidR="005E41C4">
          <w:rPr>
            <w:noProof/>
            <w:webHidden/>
          </w:rPr>
          <w:fldChar w:fldCharType="separate"/>
        </w:r>
        <w:r w:rsidR="005E41C4">
          <w:rPr>
            <w:noProof/>
            <w:webHidden/>
          </w:rPr>
          <w:t>38</w:t>
        </w:r>
        <w:r w:rsidR="005E41C4">
          <w:rPr>
            <w:noProof/>
            <w:webHidden/>
          </w:rPr>
          <w:fldChar w:fldCharType="end"/>
        </w:r>
      </w:hyperlink>
    </w:p>
    <w:p w14:paraId="78775501" w14:textId="11FA2A4F"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90" w:history="1">
        <w:r w:rsidR="005E41C4" w:rsidRPr="003559C9">
          <w:rPr>
            <w:rStyle w:val="Hiperhivatkozs"/>
            <w:noProof/>
          </w:rPr>
          <w:t>6.6 Helyesírás</w:t>
        </w:r>
        <w:r w:rsidR="005E41C4">
          <w:rPr>
            <w:noProof/>
            <w:webHidden/>
          </w:rPr>
          <w:tab/>
        </w:r>
        <w:r w:rsidR="005E41C4">
          <w:rPr>
            <w:noProof/>
            <w:webHidden/>
          </w:rPr>
          <w:fldChar w:fldCharType="begin"/>
        </w:r>
        <w:r w:rsidR="005E41C4">
          <w:rPr>
            <w:noProof/>
            <w:webHidden/>
          </w:rPr>
          <w:instrText xml:space="preserve"> PAGEREF _Toc214917790 \h </w:instrText>
        </w:r>
        <w:r w:rsidR="005E41C4">
          <w:rPr>
            <w:noProof/>
            <w:webHidden/>
          </w:rPr>
        </w:r>
        <w:r w:rsidR="005E41C4">
          <w:rPr>
            <w:noProof/>
            <w:webHidden/>
          </w:rPr>
          <w:fldChar w:fldCharType="separate"/>
        </w:r>
        <w:r w:rsidR="005E41C4">
          <w:rPr>
            <w:noProof/>
            <w:webHidden/>
          </w:rPr>
          <w:t>38</w:t>
        </w:r>
        <w:r w:rsidR="005E41C4">
          <w:rPr>
            <w:noProof/>
            <w:webHidden/>
          </w:rPr>
          <w:fldChar w:fldCharType="end"/>
        </w:r>
      </w:hyperlink>
    </w:p>
    <w:p w14:paraId="15050206" w14:textId="7B95DE99"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91" w:history="1">
        <w:r w:rsidR="005E41C4" w:rsidRPr="003559C9">
          <w:rPr>
            <w:rStyle w:val="Hiperhivatkozs"/>
            <w:noProof/>
          </w:rPr>
          <w:t>6.6.1 Elgépelések</w:t>
        </w:r>
        <w:r w:rsidR="005E41C4">
          <w:rPr>
            <w:noProof/>
            <w:webHidden/>
          </w:rPr>
          <w:tab/>
        </w:r>
        <w:r w:rsidR="005E41C4">
          <w:rPr>
            <w:noProof/>
            <w:webHidden/>
          </w:rPr>
          <w:fldChar w:fldCharType="begin"/>
        </w:r>
        <w:r w:rsidR="005E41C4">
          <w:rPr>
            <w:noProof/>
            <w:webHidden/>
          </w:rPr>
          <w:instrText xml:space="preserve"> PAGEREF _Toc214917791 \h </w:instrText>
        </w:r>
        <w:r w:rsidR="005E41C4">
          <w:rPr>
            <w:noProof/>
            <w:webHidden/>
          </w:rPr>
        </w:r>
        <w:r w:rsidR="005E41C4">
          <w:rPr>
            <w:noProof/>
            <w:webHidden/>
          </w:rPr>
          <w:fldChar w:fldCharType="separate"/>
        </w:r>
        <w:r w:rsidR="005E41C4">
          <w:rPr>
            <w:noProof/>
            <w:webHidden/>
          </w:rPr>
          <w:t>38</w:t>
        </w:r>
        <w:r w:rsidR="005E41C4">
          <w:rPr>
            <w:noProof/>
            <w:webHidden/>
          </w:rPr>
          <w:fldChar w:fldCharType="end"/>
        </w:r>
      </w:hyperlink>
    </w:p>
    <w:p w14:paraId="7C2B60FD" w14:textId="464BB26B"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92" w:history="1">
        <w:r w:rsidR="005E41C4" w:rsidRPr="003559C9">
          <w:rPr>
            <w:rStyle w:val="Hiperhivatkozs"/>
            <w:noProof/>
          </w:rPr>
          <w:t>6.6.2 Egyeztetés hiánya</w:t>
        </w:r>
        <w:r w:rsidR="005E41C4">
          <w:rPr>
            <w:noProof/>
            <w:webHidden/>
          </w:rPr>
          <w:tab/>
        </w:r>
        <w:r w:rsidR="005E41C4">
          <w:rPr>
            <w:noProof/>
            <w:webHidden/>
          </w:rPr>
          <w:fldChar w:fldCharType="begin"/>
        </w:r>
        <w:r w:rsidR="005E41C4">
          <w:rPr>
            <w:noProof/>
            <w:webHidden/>
          </w:rPr>
          <w:instrText xml:space="preserve"> PAGEREF _Toc214917792 \h </w:instrText>
        </w:r>
        <w:r w:rsidR="005E41C4">
          <w:rPr>
            <w:noProof/>
            <w:webHidden/>
          </w:rPr>
        </w:r>
        <w:r w:rsidR="005E41C4">
          <w:rPr>
            <w:noProof/>
            <w:webHidden/>
          </w:rPr>
          <w:fldChar w:fldCharType="separate"/>
        </w:r>
        <w:r w:rsidR="005E41C4">
          <w:rPr>
            <w:noProof/>
            <w:webHidden/>
          </w:rPr>
          <w:t>38</w:t>
        </w:r>
        <w:r w:rsidR="005E41C4">
          <w:rPr>
            <w:noProof/>
            <w:webHidden/>
          </w:rPr>
          <w:fldChar w:fldCharType="end"/>
        </w:r>
      </w:hyperlink>
    </w:p>
    <w:p w14:paraId="2734CEAF" w14:textId="55DE141B"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93" w:history="1">
        <w:r w:rsidR="005E41C4" w:rsidRPr="003559C9">
          <w:rPr>
            <w:rStyle w:val="Hiperhivatkozs"/>
            <w:noProof/>
          </w:rPr>
          <w:t>6.6.3 Külföldi szavak, kifejezések</w:t>
        </w:r>
        <w:r w:rsidR="005E41C4">
          <w:rPr>
            <w:noProof/>
            <w:webHidden/>
          </w:rPr>
          <w:tab/>
        </w:r>
        <w:r w:rsidR="005E41C4">
          <w:rPr>
            <w:noProof/>
            <w:webHidden/>
          </w:rPr>
          <w:fldChar w:fldCharType="begin"/>
        </w:r>
        <w:r w:rsidR="005E41C4">
          <w:rPr>
            <w:noProof/>
            <w:webHidden/>
          </w:rPr>
          <w:instrText xml:space="preserve"> PAGEREF _Toc214917793 \h </w:instrText>
        </w:r>
        <w:r w:rsidR="005E41C4">
          <w:rPr>
            <w:noProof/>
            <w:webHidden/>
          </w:rPr>
        </w:r>
        <w:r w:rsidR="005E41C4">
          <w:rPr>
            <w:noProof/>
            <w:webHidden/>
          </w:rPr>
          <w:fldChar w:fldCharType="separate"/>
        </w:r>
        <w:r w:rsidR="005E41C4">
          <w:rPr>
            <w:noProof/>
            <w:webHidden/>
          </w:rPr>
          <w:t>38</w:t>
        </w:r>
        <w:r w:rsidR="005E41C4">
          <w:rPr>
            <w:noProof/>
            <w:webHidden/>
          </w:rPr>
          <w:fldChar w:fldCharType="end"/>
        </w:r>
      </w:hyperlink>
    </w:p>
    <w:p w14:paraId="2FE9E452" w14:textId="7697226E"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94" w:history="1">
        <w:r w:rsidR="005E41C4" w:rsidRPr="003559C9">
          <w:rPr>
            <w:rStyle w:val="Hiperhivatkozs"/>
            <w:noProof/>
          </w:rPr>
          <w:t>6.6.4 Stb.</w:t>
        </w:r>
        <w:r w:rsidR="005E41C4">
          <w:rPr>
            <w:noProof/>
            <w:webHidden/>
          </w:rPr>
          <w:tab/>
        </w:r>
        <w:r w:rsidR="005E41C4">
          <w:rPr>
            <w:noProof/>
            <w:webHidden/>
          </w:rPr>
          <w:fldChar w:fldCharType="begin"/>
        </w:r>
        <w:r w:rsidR="005E41C4">
          <w:rPr>
            <w:noProof/>
            <w:webHidden/>
          </w:rPr>
          <w:instrText xml:space="preserve"> PAGEREF _Toc214917794 \h </w:instrText>
        </w:r>
        <w:r w:rsidR="005E41C4">
          <w:rPr>
            <w:noProof/>
            <w:webHidden/>
          </w:rPr>
        </w:r>
        <w:r w:rsidR="005E41C4">
          <w:rPr>
            <w:noProof/>
            <w:webHidden/>
          </w:rPr>
          <w:fldChar w:fldCharType="separate"/>
        </w:r>
        <w:r w:rsidR="005E41C4">
          <w:rPr>
            <w:noProof/>
            <w:webHidden/>
          </w:rPr>
          <w:t>39</w:t>
        </w:r>
        <w:r w:rsidR="005E41C4">
          <w:rPr>
            <w:noProof/>
            <w:webHidden/>
          </w:rPr>
          <w:fldChar w:fldCharType="end"/>
        </w:r>
      </w:hyperlink>
    </w:p>
    <w:p w14:paraId="3AE8E1F9" w14:textId="338DCA9F"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95" w:history="1">
        <w:r w:rsidR="005E41C4" w:rsidRPr="003559C9">
          <w:rPr>
            <w:rStyle w:val="Hiperhivatkozs"/>
            <w:noProof/>
          </w:rPr>
          <w:t>6.6.5 Helyesírás ellenőrző</w:t>
        </w:r>
        <w:r w:rsidR="005E41C4">
          <w:rPr>
            <w:noProof/>
            <w:webHidden/>
          </w:rPr>
          <w:tab/>
        </w:r>
        <w:r w:rsidR="005E41C4">
          <w:rPr>
            <w:noProof/>
            <w:webHidden/>
          </w:rPr>
          <w:fldChar w:fldCharType="begin"/>
        </w:r>
        <w:r w:rsidR="005E41C4">
          <w:rPr>
            <w:noProof/>
            <w:webHidden/>
          </w:rPr>
          <w:instrText xml:space="preserve"> PAGEREF _Toc214917795 \h </w:instrText>
        </w:r>
        <w:r w:rsidR="005E41C4">
          <w:rPr>
            <w:noProof/>
            <w:webHidden/>
          </w:rPr>
        </w:r>
        <w:r w:rsidR="005E41C4">
          <w:rPr>
            <w:noProof/>
            <w:webHidden/>
          </w:rPr>
          <w:fldChar w:fldCharType="separate"/>
        </w:r>
        <w:r w:rsidR="005E41C4">
          <w:rPr>
            <w:noProof/>
            <w:webHidden/>
          </w:rPr>
          <w:t>39</w:t>
        </w:r>
        <w:r w:rsidR="005E41C4">
          <w:rPr>
            <w:noProof/>
            <w:webHidden/>
          </w:rPr>
          <w:fldChar w:fldCharType="end"/>
        </w:r>
      </w:hyperlink>
    </w:p>
    <w:p w14:paraId="1331F28A" w14:textId="08593AC1"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96" w:history="1">
        <w:r w:rsidR="005E41C4" w:rsidRPr="003559C9">
          <w:rPr>
            <w:rStyle w:val="Hiperhivatkozs"/>
            <w:noProof/>
          </w:rPr>
          <w:t>6.7 Képek</w:t>
        </w:r>
        <w:r w:rsidR="005E41C4">
          <w:rPr>
            <w:noProof/>
            <w:webHidden/>
          </w:rPr>
          <w:tab/>
        </w:r>
        <w:r w:rsidR="005E41C4">
          <w:rPr>
            <w:noProof/>
            <w:webHidden/>
          </w:rPr>
          <w:fldChar w:fldCharType="begin"/>
        </w:r>
        <w:r w:rsidR="005E41C4">
          <w:rPr>
            <w:noProof/>
            <w:webHidden/>
          </w:rPr>
          <w:instrText xml:space="preserve"> PAGEREF _Toc214917796 \h </w:instrText>
        </w:r>
        <w:r w:rsidR="005E41C4">
          <w:rPr>
            <w:noProof/>
            <w:webHidden/>
          </w:rPr>
        </w:r>
        <w:r w:rsidR="005E41C4">
          <w:rPr>
            <w:noProof/>
            <w:webHidden/>
          </w:rPr>
          <w:fldChar w:fldCharType="separate"/>
        </w:r>
        <w:r w:rsidR="005E41C4">
          <w:rPr>
            <w:noProof/>
            <w:webHidden/>
          </w:rPr>
          <w:t>40</w:t>
        </w:r>
        <w:r w:rsidR="005E41C4">
          <w:rPr>
            <w:noProof/>
            <w:webHidden/>
          </w:rPr>
          <w:fldChar w:fldCharType="end"/>
        </w:r>
      </w:hyperlink>
    </w:p>
    <w:p w14:paraId="7E324CE1" w14:textId="0547D832"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97" w:history="1">
        <w:r w:rsidR="005E41C4" w:rsidRPr="003559C9">
          <w:rPr>
            <w:rStyle w:val="Hiperhivatkozs"/>
            <w:noProof/>
          </w:rPr>
          <w:t>6.7.1 Beszúrás, formázás</w:t>
        </w:r>
        <w:r w:rsidR="005E41C4">
          <w:rPr>
            <w:noProof/>
            <w:webHidden/>
          </w:rPr>
          <w:tab/>
        </w:r>
        <w:r w:rsidR="005E41C4">
          <w:rPr>
            <w:noProof/>
            <w:webHidden/>
          </w:rPr>
          <w:fldChar w:fldCharType="begin"/>
        </w:r>
        <w:r w:rsidR="005E41C4">
          <w:rPr>
            <w:noProof/>
            <w:webHidden/>
          </w:rPr>
          <w:instrText xml:space="preserve"> PAGEREF _Toc214917797 \h </w:instrText>
        </w:r>
        <w:r w:rsidR="005E41C4">
          <w:rPr>
            <w:noProof/>
            <w:webHidden/>
          </w:rPr>
        </w:r>
        <w:r w:rsidR="005E41C4">
          <w:rPr>
            <w:noProof/>
            <w:webHidden/>
          </w:rPr>
          <w:fldChar w:fldCharType="separate"/>
        </w:r>
        <w:r w:rsidR="005E41C4">
          <w:rPr>
            <w:noProof/>
            <w:webHidden/>
          </w:rPr>
          <w:t>40</w:t>
        </w:r>
        <w:r w:rsidR="005E41C4">
          <w:rPr>
            <w:noProof/>
            <w:webHidden/>
          </w:rPr>
          <w:fldChar w:fldCharType="end"/>
        </w:r>
      </w:hyperlink>
    </w:p>
    <w:p w14:paraId="6ABC4F25" w14:textId="440F3FBD"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798" w:history="1">
        <w:r w:rsidR="005E41C4" w:rsidRPr="003559C9">
          <w:rPr>
            <w:rStyle w:val="Hiperhivatkozs"/>
            <w:noProof/>
          </w:rPr>
          <w:t>6.7.2 Képminőség</w:t>
        </w:r>
        <w:r w:rsidR="005E41C4">
          <w:rPr>
            <w:noProof/>
            <w:webHidden/>
          </w:rPr>
          <w:tab/>
        </w:r>
        <w:r w:rsidR="005E41C4">
          <w:rPr>
            <w:noProof/>
            <w:webHidden/>
          </w:rPr>
          <w:fldChar w:fldCharType="begin"/>
        </w:r>
        <w:r w:rsidR="005E41C4">
          <w:rPr>
            <w:noProof/>
            <w:webHidden/>
          </w:rPr>
          <w:instrText xml:space="preserve"> PAGEREF _Toc214917798 \h </w:instrText>
        </w:r>
        <w:r w:rsidR="005E41C4">
          <w:rPr>
            <w:noProof/>
            <w:webHidden/>
          </w:rPr>
        </w:r>
        <w:r w:rsidR="005E41C4">
          <w:rPr>
            <w:noProof/>
            <w:webHidden/>
          </w:rPr>
          <w:fldChar w:fldCharType="separate"/>
        </w:r>
        <w:r w:rsidR="005E41C4">
          <w:rPr>
            <w:noProof/>
            <w:webHidden/>
          </w:rPr>
          <w:t>40</w:t>
        </w:r>
        <w:r w:rsidR="005E41C4">
          <w:rPr>
            <w:noProof/>
            <w:webHidden/>
          </w:rPr>
          <w:fldChar w:fldCharType="end"/>
        </w:r>
      </w:hyperlink>
    </w:p>
    <w:p w14:paraId="55351E93" w14:textId="0015520E"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799" w:history="1">
        <w:r w:rsidR="005E41C4" w:rsidRPr="003559C9">
          <w:rPr>
            <w:rStyle w:val="Hiperhivatkozs"/>
            <w:noProof/>
          </w:rPr>
          <w:t>6.8 Kereszthivatkozások</w:t>
        </w:r>
        <w:r w:rsidR="005E41C4">
          <w:rPr>
            <w:noProof/>
            <w:webHidden/>
          </w:rPr>
          <w:tab/>
        </w:r>
        <w:r w:rsidR="005E41C4">
          <w:rPr>
            <w:noProof/>
            <w:webHidden/>
          </w:rPr>
          <w:fldChar w:fldCharType="begin"/>
        </w:r>
        <w:r w:rsidR="005E41C4">
          <w:rPr>
            <w:noProof/>
            <w:webHidden/>
          </w:rPr>
          <w:instrText xml:space="preserve"> PAGEREF _Toc214917799 \h </w:instrText>
        </w:r>
        <w:r w:rsidR="005E41C4">
          <w:rPr>
            <w:noProof/>
            <w:webHidden/>
          </w:rPr>
        </w:r>
        <w:r w:rsidR="005E41C4">
          <w:rPr>
            <w:noProof/>
            <w:webHidden/>
          </w:rPr>
          <w:fldChar w:fldCharType="separate"/>
        </w:r>
        <w:r w:rsidR="005E41C4">
          <w:rPr>
            <w:noProof/>
            <w:webHidden/>
          </w:rPr>
          <w:t>41</w:t>
        </w:r>
        <w:r w:rsidR="005E41C4">
          <w:rPr>
            <w:noProof/>
            <w:webHidden/>
          </w:rPr>
          <w:fldChar w:fldCharType="end"/>
        </w:r>
      </w:hyperlink>
    </w:p>
    <w:p w14:paraId="71E2C8F6" w14:textId="7EFC719E"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800" w:history="1">
        <w:r w:rsidR="005E41C4" w:rsidRPr="003559C9">
          <w:rPr>
            <w:rStyle w:val="Hiperhivatkozs"/>
            <w:noProof/>
          </w:rPr>
          <w:t>6.9 Irodalomhivatkozások</w:t>
        </w:r>
        <w:r w:rsidR="005E41C4">
          <w:rPr>
            <w:noProof/>
            <w:webHidden/>
          </w:rPr>
          <w:tab/>
        </w:r>
        <w:r w:rsidR="005E41C4">
          <w:rPr>
            <w:noProof/>
            <w:webHidden/>
          </w:rPr>
          <w:fldChar w:fldCharType="begin"/>
        </w:r>
        <w:r w:rsidR="005E41C4">
          <w:rPr>
            <w:noProof/>
            <w:webHidden/>
          </w:rPr>
          <w:instrText xml:space="preserve"> PAGEREF _Toc214917800 \h </w:instrText>
        </w:r>
        <w:r w:rsidR="005E41C4">
          <w:rPr>
            <w:noProof/>
            <w:webHidden/>
          </w:rPr>
        </w:r>
        <w:r w:rsidR="005E41C4">
          <w:rPr>
            <w:noProof/>
            <w:webHidden/>
          </w:rPr>
          <w:fldChar w:fldCharType="separate"/>
        </w:r>
        <w:r w:rsidR="005E41C4">
          <w:rPr>
            <w:noProof/>
            <w:webHidden/>
          </w:rPr>
          <w:t>42</w:t>
        </w:r>
        <w:r w:rsidR="005E41C4">
          <w:rPr>
            <w:noProof/>
            <w:webHidden/>
          </w:rPr>
          <w:fldChar w:fldCharType="end"/>
        </w:r>
      </w:hyperlink>
    </w:p>
    <w:p w14:paraId="24448439" w14:textId="50BDA358"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801" w:history="1">
        <w:r w:rsidR="005E41C4" w:rsidRPr="003559C9">
          <w:rPr>
            <w:rStyle w:val="Hiperhivatkozs"/>
            <w:noProof/>
          </w:rPr>
          <w:t>6.9.1 Pozícionálás</w:t>
        </w:r>
        <w:r w:rsidR="005E41C4">
          <w:rPr>
            <w:noProof/>
            <w:webHidden/>
          </w:rPr>
          <w:tab/>
        </w:r>
        <w:r w:rsidR="005E41C4">
          <w:rPr>
            <w:noProof/>
            <w:webHidden/>
          </w:rPr>
          <w:fldChar w:fldCharType="begin"/>
        </w:r>
        <w:r w:rsidR="005E41C4">
          <w:rPr>
            <w:noProof/>
            <w:webHidden/>
          </w:rPr>
          <w:instrText xml:space="preserve"> PAGEREF _Toc214917801 \h </w:instrText>
        </w:r>
        <w:r w:rsidR="005E41C4">
          <w:rPr>
            <w:noProof/>
            <w:webHidden/>
          </w:rPr>
        </w:r>
        <w:r w:rsidR="005E41C4">
          <w:rPr>
            <w:noProof/>
            <w:webHidden/>
          </w:rPr>
          <w:fldChar w:fldCharType="separate"/>
        </w:r>
        <w:r w:rsidR="005E41C4">
          <w:rPr>
            <w:noProof/>
            <w:webHidden/>
          </w:rPr>
          <w:t>42</w:t>
        </w:r>
        <w:r w:rsidR="005E41C4">
          <w:rPr>
            <w:noProof/>
            <w:webHidden/>
          </w:rPr>
          <w:fldChar w:fldCharType="end"/>
        </w:r>
      </w:hyperlink>
    </w:p>
    <w:p w14:paraId="7391461C" w14:textId="037A068F"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802" w:history="1">
        <w:r w:rsidR="005E41C4" w:rsidRPr="003559C9">
          <w:rPr>
            <w:rStyle w:val="Hiperhivatkozs"/>
            <w:noProof/>
          </w:rPr>
          <w:t>6.9.2 Mikor kell hivatkoznom?</w:t>
        </w:r>
        <w:r w:rsidR="005E41C4">
          <w:rPr>
            <w:noProof/>
            <w:webHidden/>
          </w:rPr>
          <w:tab/>
        </w:r>
        <w:r w:rsidR="005E41C4">
          <w:rPr>
            <w:noProof/>
            <w:webHidden/>
          </w:rPr>
          <w:fldChar w:fldCharType="begin"/>
        </w:r>
        <w:r w:rsidR="005E41C4">
          <w:rPr>
            <w:noProof/>
            <w:webHidden/>
          </w:rPr>
          <w:instrText xml:space="preserve"> PAGEREF _Toc214917802 \h </w:instrText>
        </w:r>
        <w:r w:rsidR="005E41C4">
          <w:rPr>
            <w:noProof/>
            <w:webHidden/>
          </w:rPr>
        </w:r>
        <w:r w:rsidR="005E41C4">
          <w:rPr>
            <w:noProof/>
            <w:webHidden/>
          </w:rPr>
          <w:fldChar w:fldCharType="separate"/>
        </w:r>
        <w:r w:rsidR="005E41C4">
          <w:rPr>
            <w:noProof/>
            <w:webHidden/>
          </w:rPr>
          <w:t>43</w:t>
        </w:r>
        <w:r w:rsidR="005E41C4">
          <w:rPr>
            <w:noProof/>
            <w:webHidden/>
          </w:rPr>
          <w:fldChar w:fldCharType="end"/>
        </w:r>
      </w:hyperlink>
    </w:p>
    <w:p w14:paraId="273BA459" w14:textId="2C105F1E"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803" w:history="1">
        <w:r w:rsidR="005E41C4" w:rsidRPr="003559C9">
          <w:rPr>
            <w:rStyle w:val="Hiperhivatkozs"/>
            <w:noProof/>
          </w:rPr>
          <w:t>6.10 Word tippek és trükkök</w:t>
        </w:r>
        <w:r w:rsidR="005E41C4">
          <w:rPr>
            <w:noProof/>
            <w:webHidden/>
          </w:rPr>
          <w:tab/>
        </w:r>
        <w:r w:rsidR="005E41C4">
          <w:rPr>
            <w:noProof/>
            <w:webHidden/>
          </w:rPr>
          <w:fldChar w:fldCharType="begin"/>
        </w:r>
        <w:r w:rsidR="005E41C4">
          <w:rPr>
            <w:noProof/>
            <w:webHidden/>
          </w:rPr>
          <w:instrText xml:space="preserve"> PAGEREF _Toc214917803 \h </w:instrText>
        </w:r>
        <w:r w:rsidR="005E41C4">
          <w:rPr>
            <w:noProof/>
            <w:webHidden/>
          </w:rPr>
        </w:r>
        <w:r w:rsidR="005E41C4">
          <w:rPr>
            <w:noProof/>
            <w:webHidden/>
          </w:rPr>
          <w:fldChar w:fldCharType="separate"/>
        </w:r>
        <w:r w:rsidR="005E41C4">
          <w:rPr>
            <w:noProof/>
            <w:webHidden/>
          </w:rPr>
          <w:t>43</w:t>
        </w:r>
        <w:r w:rsidR="005E41C4">
          <w:rPr>
            <w:noProof/>
            <w:webHidden/>
          </w:rPr>
          <w:fldChar w:fldCharType="end"/>
        </w:r>
      </w:hyperlink>
    </w:p>
    <w:p w14:paraId="361CADB2" w14:textId="70413C62"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804" w:history="1">
        <w:r w:rsidR="005E41C4" w:rsidRPr="003559C9">
          <w:rPr>
            <w:rStyle w:val="Hiperhivatkozs"/>
            <w:noProof/>
          </w:rPr>
          <w:t>6.10.1 Navigációs ablak</w:t>
        </w:r>
        <w:r w:rsidR="005E41C4">
          <w:rPr>
            <w:noProof/>
            <w:webHidden/>
          </w:rPr>
          <w:tab/>
        </w:r>
        <w:r w:rsidR="005E41C4">
          <w:rPr>
            <w:noProof/>
            <w:webHidden/>
          </w:rPr>
          <w:fldChar w:fldCharType="begin"/>
        </w:r>
        <w:r w:rsidR="005E41C4">
          <w:rPr>
            <w:noProof/>
            <w:webHidden/>
          </w:rPr>
          <w:instrText xml:space="preserve"> PAGEREF _Toc214917804 \h </w:instrText>
        </w:r>
        <w:r w:rsidR="005E41C4">
          <w:rPr>
            <w:noProof/>
            <w:webHidden/>
          </w:rPr>
        </w:r>
        <w:r w:rsidR="005E41C4">
          <w:rPr>
            <w:noProof/>
            <w:webHidden/>
          </w:rPr>
          <w:fldChar w:fldCharType="separate"/>
        </w:r>
        <w:r w:rsidR="005E41C4">
          <w:rPr>
            <w:noProof/>
            <w:webHidden/>
          </w:rPr>
          <w:t>43</w:t>
        </w:r>
        <w:r w:rsidR="005E41C4">
          <w:rPr>
            <w:noProof/>
            <w:webHidden/>
          </w:rPr>
          <w:fldChar w:fldCharType="end"/>
        </w:r>
      </w:hyperlink>
    </w:p>
    <w:p w14:paraId="05404475" w14:textId="78E4C92B"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805" w:history="1">
        <w:r w:rsidR="005E41C4" w:rsidRPr="003559C9">
          <w:rPr>
            <w:rStyle w:val="Hiperhivatkozs"/>
            <w:noProof/>
          </w:rPr>
          <w:t>6.10.2 Megjegyzések</w:t>
        </w:r>
        <w:r w:rsidR="005E41C4">
          <w:rPr>
            <w:noProof/>
            <w:webHidden/>
          </w:rPr>
          <w:tab/>
        </w:r>
        <w:r w:rsidR="005E41C4">
          <w:rPr>
            <w:noProof/>
            <w:webHidden/>
          </w:rPr>
          <w:fldChar w:fldCharType="begin"/>
        </w:r>
        <w:r w:rsidR="005E41C4">
          <w:rPr>
            <w:noProof/>
            <w:webHidden/>
          </w:rPr>
          <w:instrText xml:space="preserve"> PAGEREF _Toc214917805 \h </w:instrText>
        </w:r>
        <w:r w:rsidR="005E41C4">
          <w:rPr>
            <w:noProof/>
            <w:webHidden/>
          </w:rPr>
        </w:r>
        <w:r w:rsidR="005E41C4">
          <w:rPr>
            <w:noProof/>
            <w:webHidden/>
          </w:rPr>
          <w:fldChar w:fldCharType="separate"/>
        </w:r>
        <w:r w:rsidR="005E41C4">
          <w:rPr>
            <w:noProof/>
            <w:webHidden/>
          </w:rPr>
          <w:t>43</w:t>
        </w:r>
        <w:r w:rsidR="005E41C4">
          <w:rPr>
            <w:noProof/>
            <w:webHidden/>
          </w:rPr>
          <w:fldChar w:fldCharType="end"/>
        </w:r>
      </w:hyperlink>
    </w:p>
    <w:p w14:paraId="0D8EF83A" w14:textId="486708A1"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806" w:history="1">
        <w:r w:rsidR="005E41C4" w:rsidRPr="003559C9">
          <w:rPr>
            <w:rStyle w:val="Hiperhivatkozs"/>
            <w:noProof/>
          </w:rPr>
          <w:t>6.10.3 Korrektúra</w:t>
        </w:r>
        <w:r w:rsidR="005E41C4">
          <w:rPr>
            <w:noProof/>
            <w:webHidden/>
          </w:rPr>
          <w:tab/>
        </w:r>
        <w:r w:rsidR="005E41C4">
          <w:rPr>
            <w:noProof/>
            <w:webHidden/>
          </w:rPr>
          <w:fldChar w:fldCharType="begin"/>
        </w:r>
        <w:r w:rsidR="005E41C4">
          <w:rPr>
            <w:noProof/>
            <w:webHidden/>
          </w:rPr>
          <w:instrText xml:space="preserve"> PAGEREF _Toc214917806 \h </w:instrText>
        </w:r>
        <w:r w:rsidR="005E41C4">
          <w:rPr>
            <w:noProof/>
            <w:webHidden/>
          </w:rPr>
        </w:r>
        <w:r w:rsidR="005E41C4">
          <w:rPr>
            <w:noProof/>
            <w:webHidden/>
          </w:rPr>
          <w:fldChar w:fldCharType="separate"/>
        </w:r>
        <w:r w:rsidR="005E41C4">
          <w:rPr>
            <w:noProof/>
            <w:webHidden/>
          </w:rPr>
          <w:t>44</w:t>
        </w:r>
        <w:r w:rsidR="005E41C4">
          <w:rPr>
            <w:noProof/>
            <w:webHidden/>
          </w:rPr>
          <w:fldChar w:fldCharType="end"/>
        </w:r>
      </w:hyperlink>
    </w:p>
    <w:p w14:paraId="40D573A1" w14:textId="6AAB4FF1"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807" w:history="1">
        <w:r w:rsidR="005E41C4" w:rsidRPr="003559C9">
          <w:rPr>
            <w:rStyle w:val="Hiperhivatkozs"/>
            <w:noProof/>
          </w:rPr>
          <w:t>6.10.4 Gyorsbillentyűk</w:t>
        </w:r>
        <w:r w:rsidR="005E41C4">
          <w:rPr>
            <w:noProof/>
            <w:webHidden/>
          </w:rPr>
          <w:tab/>
        </w:r>
        <w:r w:rsidR="005E41C4">
          <w:rPr>
            <w:noProof/>
            <w:webHidden/>
          </w:rPr>
          <w:fldChar w:fldCharType="begin"/>
        </w:r>
        <w:r w:rsidR="005E41C4">
          <w:rPr>
            <w:noProof/>
            <w:webHidden/>
          </w:rPr>
          <w:instrText xml:space="preserve"> PAGEREF _Toc214917807 \h </w:instrText>
        </w:r>
        <w:r w:rsidR="005E41C4">
          <w:rPr>
            <w:noProof/>
            <w:webHidden/>
          </w:rPr>
        </w:r>
        <w:r w:rsidR="005E41C4">
          <w:rPr>
            <w:noProof/>
            <w:webHidden/>
          </w:rPr>
          <w:fldChar w:fldCharType="separate"/>
        </w:r>
        <w:r w:rsidR="005E41C4">
          <w:rPr>
            <w:noProof/>
            <w:webHidden/>
          </w:rPr>
          <w:t>44</w:t>
        </w:r>
        <w:r w:rsidR="005E41C4">
          <w:rPr>
            <w:noProof/>
            <w:webHidden/>
          </w:rPr>
          <w:fldChar w:fldCharType="end"/>
        </w:r>
      </w:hyperlink>
    </w:p>
    <w:p w14:paraId="57C1C7EB" w14:textId="60EAAF16"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808" w:history="1">
        <w:r w:rsidR="005E41C4" w:rsidRPr="003559C9">
          <w:rPr>
            <w:rStyle w:val="Hiperhivatkozs"/>
            <w:noProof/>
          </w:rPr>
          <w:t>6.11 Kódrészletek</w:t>
        </w:r>
        <w:r w:rsidR="005E41C4">
          <w:rPr>
            <w:noProof/>
            <w:webHidden/>
          </w:rPr>
          <w:tab/>
        </w:r>
        <w:r w:rsidR="005E41C4">
          <w:rPr>
            <w:noProof/>
            <w:webHidden/>
          </w:rPr>
          <w:fldChar w:fldCharType="begin"/>
        </w:r>
        <w:r w:rsidR="005E41C4">
          <w:rPr>
            <w:noProof/>
            <w:webHidden/>
          </w:rPr>
          <w:instrText xml:space="preserve"> PAGEREF _Toc214917808 \h </w:instrText>
        </w:r>
        <w:r w:rsidR="005E41C4">
          <w:rPr>
            <w:noProof/>
            <w:webHidden/>
          </w:rPr>
        </w:r>
        <w:r w:rsidR="005E41C4">
          <w:rPr>
            <w:noProof/>
            <w:webHidden/>
          </w:rPr>
          <w:fldChar w:fldCharType="separate"/>
        </w:r>
        <w:r w:rsidR="005E41C4">
          <w:rPr>
            <w:noProof/>
            <w:webHidden/>
          </w:rPr>
          <w:t>44</w:t>
        </w:r>
        <w:r w:rsidR="005E41C4">
          <w:rPr>
            <w:noProof/>
            <w:webHidden/>
          </w:rPr>
          <w:fldChar w:fldCharType="end"/>
        </w:r>
      </w:hyperlink>
    </w:p>
    <w:p w14:paraId="401F79CF" w14:textId="66C72D22"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809" w:history="1">
        <w:r w:rsidR="005E41C4" w:rsidRPr="003559C9">
          <w:rPr>
            <w:rStyle w:val="Hiperhivatkozs"/>
            <w:noProof/>
          </w:rPr>
          <w:t>6.11.1 Formázás</w:t>
        </w:r>
        <w:r w:rsidR="005E41C4">
          <w:rPr>
            <w:noProof/>
            <w:webHidden/>
          </w:rPr>
          <w:tab/>
        </w:r>
        <w:r w:rsidR="005E41C4">
          <w:rPr>
            <w:noProof/>
            <w:webHidden/>
          </w:rPr>
          <w:fldChar w:fldCharType="begin"/>
        </w:r>
        <w:r w:rsidR="005E41C4">
          <w:rPr>
            <w:noProof/>
            <w:webHidden/>
          </w:rPr>
          <w:instrText xml:space="preserve"> PAGEREF _Toc214917809 \h </w:instrText>
        </w:r>
        <w:r w:rsidR="005E41C4">
          <w:rPr>
            <w:noProof/>
            <w:webHidden/>
          </w:rPr>
        </w:r>
        <w:r w:rsidR="005E41C4">
          <w:rPr>
            <w:noProof/>
            <w:webHidden/>
          </w:rPr>
          <w:fldChar w:fldCharType="separate"/>
        </w:r>
        <w:r w:rsidR="005E41C4">
          <w:rPr>
            <w:noProof/>
            <w:webHidden/>
          </w:rPr>
          <w:t>45</w:t>
        </w:r>
        <w:r w:rsidR="005E41C4">
          <w:rPr>
            <w:noProof/>
            <w:webHidden/>
          </w:rPr>
          <w:fldChar w:fldCharType="end"/>
        </w:r>
      </w:hyperlink>
    </w:p>
    <w:p w14:paraId="1290C235" w14:textId="5F82A505" w:rsidR="005E41C4" w:rsidRDefault="00812426">
      <w:pPr>
        <w:pStyle w:val="TJ3"/>
        <w:tabs>
          <w:tab w:val="right" w:leader="dot" w:pos="8494"/>
        </w:tabs>
        <w:rPr>
          <w:rFonts w:asciiTheme="minorHAnsi" w:eastAsiaTheme="minorEastAsia" w:hAnsiTheme="minorHAnsi" w:cstheme="minorBidi"/>
          <w:noProof/>
          <w:sz w:val="22"/>
          <w:szCs w:val="22"/>
          <w:lang w:eastAsia="hu-HU"/>
        </w:rPr>
      </w:pPr>
      <w:hyperlink w:anchor="_Toc214917810" w:history="1">
        <w:r w:rsidR="005E41C4" w:rsidRPr="003559C9">
          <w:rPr>
            <w:rStyle w:val="Hiperhivatkozs"/>
            <w:noProof/>
          </w:rPr>
          <w:t>6.11.2 Irodalomjegyzék</w:t>
        </w:r>
        <w:r w:rsidR="005E41C4">
          <w:rPr>
            <w:noProof/>
            <w:webHidden/>
          </w:rPr>
          <w:tab/>
        </w:r>
        <w:r w:rsidR="005E41C4">
          <w:rPr>
            <w:noProof/>
            <w:webHidden/>
          </w:rPr>
          <w:fldChar w:fldCharType="begin"/>
        </w:r>
        <w:r w:rsidR="005E41C4">
          <w:rPr>
            <w:noProof/>
            <w:webHidden/>
          </w:rPr>
          <w:instrText xml:space="preserve"> PAGEREF _Toc214917810 \h </w:instrText>
        </w:r>
        <w:r w:rsidR="005E41C4">
          <w:rPr>
            <w:noProof/>
            <w:webHidden/>
          </w:rPr>
        </w:r>
        <w:r w:rsidR="005E41C4">
          <w:rPr>
            <w:noProof/>
            <w:webHidden/>
          </w:rPr>
          <w:fldChar w:fldCharType="separate"/>
        </w:r>
        <w:r w:rsidR="005E41C4">
          <w:rPr>
            <w:noProof/>
            <w:webHidden/>
          </w:rPr>
          <w:t>46</w:t>
        </w:r>
        <w:r w:rsidR="005E41C4">
          <w:rPr>
            <w:noProof/>
            <w:webHidden/>
          </w:rPr>
          <w:fldChar w:fldCharType="end"/>
        </w:r>
      </w:hyperlink>
    </w:p>
    <w:p w14:paraId="56773415" w14:textId="7180E850" w:rsidR="005E41C4" w:rsidRDefault="00812426">
      <w:pPr>
        <w:pStyle w:val="TJ2"/>
        <w:tabs>
          <w:tab w:val="right" w:leader="dot" w:pos="8494"/>
        </w:tabs>
        <w:rPr>
          <w:rFonts w:asciiTheme="minorHAnsi" w:eastAsiaTheme="minorEastAsia" w:hAnsiTheme="minorHAnsi" w:cstheme="minorBidi"/>
          <w:noProof/>
          <w:sz w:val="22"/>
          <w:szCs w:val="22"/>
          <w:lang w:eastAsia="hu-HU"/>
        </w:rPr>
      </w:pPr>
      <w:hyperlink w:anchor="_Toc214917811" w:history="1">
        <w:r w:rsidR="005E41C4" w:rsidRPr="003559C9">
          <w:rPr>
            <w:rStyle w:val="Hiperhivatkozs"/>
            <w:noProof/>
          </w:rPr>
          <w:t>6.12 Utolsó simítások</w:t>
        </w:r>
        <w:r w:rsidR="005E41C4">
          <w:rPr>
            <w:noProof/>
            <w:webHidden/>
          </w:rPr>
          <w:tab/>
        </w:r>
        <w:r w:rsidR="005E41C4">
          <w:rPr>
            <w:noProof/>
            <w:webHidden/>
          </w:rPr>
          <w:fldChar w:fldCharType="begin"/>
        </w:r>
        <w:r w:rsidR="005E41C4">
          <w:rPr>
            <w:noProof/>
            <w:webHidden/>
          </w:rPr>
          <w:instrText xml:space="preserve"> PAGEREF _Toc214917811 \h </w:instrText>
        </w:r>
        <w:r w:rsidR="005E41C4">
          <w:rPr>
            <w:noProof/>
            <w:webHidden/>
          </w:rPr>
        </w:r>
        <w:r w:rsidR="005E41C4">
          <w:rPr>
            <w:noProof/>
            <w:webHidden/>
          </w:rPr>
          <w:fldChar w:fldCharType="separate"/>
        </w:r>
        <w:r w:rsidR="005E41C4">
          <w:rPr>
            <w:noProof/>
            <w:webHidden/>
          </w:rPr>
          <w:t>46</w:t>
        </w:r>
        <w:r w:rsidR="005E41C4">
          <w:rPr>
            <w:noProof/>
            <w:webHidden/>
          </w:rPr>
          <w:fldChar w:fldCharType="end"/>
        </w:r>
      </w:hyperlink>
    </w:p>
    <w:p w14:paraId="3615F8C0" w14:textId="1449442C" w:rsidR="005E41C4" w:rsidRDefault="00812426">
      <w:pPr>
        <w:pStyle w:val="TJ1"/>
        <w:rPr>
          <w:rFonts w:asciiTheme="minorHAnsi" w:eastAsiaTheme="minorEastAsia" w:hAnsiTheme="minorHAnsi" w:cstheme="minorBidi"/>
          <w:b w:val="0"/>
          <w:noProof/>
          <w:sz w:val="22"/>
          <w:szCs w:val="22"/>
          <w:lang w:eastAsia="hu-HU"/>
        </w:rPr>
      </w:pPr>
      <w:hyperlink w:anchor="_Toc214917812" w:history="1">
        <w:r w:rsidR="005E41C4" w:rsidRPr="003559C9">
          <w:rPr>
            <w:rStyle w:val="Hiperhivatkozs"/>
            <w:noProof/>
          </w:rPr>
          <w:t>7 További kérdések</w:t>
        </w:r>
        <w:r w:rsidR="005E41C4">
          <w:rPr>
            <w:noProof/>
            <w:webHidden/>
          </w:rPr>
          <w:tab/>
        </w:r>
        <w:r w:rsidR="005E41C4">
          <w:rPr>
            <w:noProof/>
            <w:webHidden/>
          </w:rPr>
          <w:fldChar w:fldCharType="begin"/>
        </w:r>
        <w:r w:rsidR="005E41C4">
          <w:rPr>
            <w:noProof/>
            <w:webHidden/>
          </w:rPr>
          <w:instrText xml:space="preserve"> PAGEREF _Toc214917812 \h </w:instrText>
        </w:r>
        <w:r w:rsidR="005E41C4">
          <w:rPr>
            <w:noProof/>
            <w:webHidden/>
          </w:rPr>
        </w:r>
        <w:r w:rsidR="005E41C4">
          <w:rPr>
            <w:noProof/>
            <w:webHidden/>
          </w:rPr>
          <w:fldChar w:fldCharType="separate"/>
        </w:r>
        <w:r w:rsidR="005E41C4">
          <w:rPr>
            <w:noProof/>
            <w:webHidden/>
          </w:rPr>
          <w:t>47</w:t>
        </w:r>
        <w:r w:rsidR="005E41C4">
          <w:rPr>
            <w:noProof/>
            <w:webHidden/>
          </w:rPr>
          <w:fldChar w:fldCharType="end"/>
        </w:r>
      </w:hyperlink>
    </w:p>
    <w:p w14:paraId="03F49F8B" w14:textId="536F6C8C" w:rsidR="005E41C4" w:rsidRDefault="00812426">
      <w:pPr>
        <w:pStyle w:val="TJ1"/>
        <w:rPr>
          <w:rFonts w:asciiTheme="minorHAnsi" w:eastAsiaTheme="minorEastAsia" w:hAnsiTheme="minorHAnsi" w:cstheme="minorBidi"/>
          <w:b w:val="0"/>
          <w:noProof/>
          <w:sz w:val="22"/>
          <w:szCs w:val="22"/>
          <w:lang w:eastAsia="hu-HU"/>
        </w:rPr>
      </w:pPr>
      <w:hyperlink w:anchor="_Toc214917813" w:history="1">
        <w:r w:rsidR="005E41C4" w:rsidRPr="003559C9">
          <w:rPr>
            <w:rStyle w:val="Hiperhivatkozs"/>
            <w:noProof/>
          </w:rPr>
          <w:t>8 Irodalomjegyzék</w:t>
        </w:r>
        <w:r w:rsidR="005E41C4">
          <w:rPr>
            <w:noProof/>
            <w:webHidden/>
          </w:rPr>
          <w:tab/>
        </w:r>
        <w:r w:rsidR="005E41C4">
          <w:rPr>
            <w:noProof/>
            <w:webHidden/>
          </w:rPr>
          <w:fldChar w:fldCharType="begin"/>
        </w:r>
        <w:r w:rsidR="005E41C4">
          <w:rPr>
            <w:noProof/>
            <w:webHidden/>
          </w:rPr>
          <w:instrText xml:space="preserve"> PAGEREF _Toc214917813 \h </w:instrText>
        </w:r>
        <w:r w:rsidR="005E41C4">
          <w:rPr>
            <w:noProof/>
            <w:webHidden/>
          </w:rPr>
        </w:r>
        <w:r w:rsidR="005E41C4">
          <w:rPr>
            <w:noProof/>
            <w:webHidden/>
          </w:rPr>
          <w:fldChar w:fldCharType="separate"/>
        </w:r>
        <w:r w:rsidR="005E41C4">
          <w:rPr>
            <w:noProof/>
            <w:webHidden/>
          </w:rPr>
          <w:t>48</w:t>
        </w:r>
        <w:r w:rsidR="005E41C4">
          <w:rPr>
            <w:noProof/>
            <w:webHidden/>
          </w:rPr>
          <w:fldChar w:fldCharType="end"/>
        </w:r>
      </w:hyperlink>
    </w:p>
    <w:p w14:paraId="5A99370A" w14:textId="43CD90D4" w:rsidR="005E41C4" w:rsidRDefault="00812426">
      <w:pPr>
        <w:pStyle w:val="TJ1"/>
        <w:rPr>
          <w:rFonts w:asciiTheme="minorHAnsi" w:eastAsiaTheme="minorEastAsia" w:hAnsiTheme="minorHAnsi" w:cstheme="minorBidi"/>
          <w:b w:val="0"/>
          <w:noProof/>
          <w:sz w:val="22"/>
          <w:szCs w:val="22"/>
          <w:lang w:eastAsia="hu-HU"/>
        </w:rPr>
      </w:pPr>
      <w:hyperlink w:anchor="_Toc214917814" w:history="1">
        <w:r w:rsidR="005E41C4" w:rsidRPr="003559C9">
          <w:rPr>
            <w:rStyle w:val="Hiperhivatkozs"/>
            <w:noProof/>
          </w:rPr>
          <w:t>Függelék</w:t>
        </w:r>
        <w:r w:rsidR="005E41C4">
          <w:rPr>
            <w:noProof/>
            <w:webHidden/>
          </w:rPr>
          <w:tab/>
        </w:r>
        <w:r w:rsidR="005E41C4">
          <w:rPr>
            <w:noProof/>
            <w:webHidden/>
          </w:rPr>
          <w:fldChar w:fldCharType="begin"/>
        </w:r>
        <w:r w:rsidR="005E41C4">
          <w:rPr>
            <w:noProof/>
            <w:webHidden/>
          </w:rPr>
          <w:instrText xml:space="preserve"> PAGEREF _Toc214917814 \h </w:instrText>
        </w:r>
        <w:r w:rsidR="005E41C4">
          <w:rPr>
            <w:noProof/>
            <w:webHidden/>
          </w:rPr>
        </w:r>
        <w:r w:rsidR="005E41C4">
          <w:rPr>
            <w:noProof/>
            <w:webHidden/>
          </w:rPr>
          <w:fldChar w:fldCharType="separate"/>
        </w:r>
        <w:r w:rsidR="005E41C4">
          <w:rPr>
            <w:noProof/>
            <w:webHidden/>
          </w:rPr>
          <w:t>49</w:t>
        </w:r>
        <w:r w:rsidR="005E41C4">
          <w:rPr>
            <w:noProof/>
            <w:webHidden/>
          </w:rPr>
          <w:fldChar w:fldCharType="end"/>
        </w:r>
      </w:hyperlink>
    </w:p>
    <w:p w14:paraId="45012F29" w14:textId="2C321CDF" w:rsidR="00730B3C" w:rsidRDefault="00730B3C">
      <w:r>
        <w:rPr>
          <w:b/>
          <w:bCs/>
        </w:rPr>
        <w:fldChar w:fldCharType="end"/>
      </w:r>
    </w:p>
    <w:p w14:paraId="597B17CD" w14:textId="77777777" w:rsidR="0063585C" w:rsidRPr="00B50CAA" w:rsidRDefault="0063585C" w:rsidP="00491D1C">
      <w:pPr>
        <w:pStyle w:val="Kpalrs"/>
      </w:pPr>
    </w:p>
    <w:p w14:paraId="624D007E" w14:textId="77777777" w:rsidR="00681E99" w:rsidRPr="00B50CAA" w:rsidRDefault="00681E99" w:rsidP="00854BDC">
      <w:pPr>
        <w:pStyle w:val="Nyilatkozatcm"/>
      </w:pPr>
      <w:r w:rsidRPr="00B50CAA">
        <w:lastRenderedPageBreak/>
        <w:t>Hallgatói nyilatkozat</w:t>
      </w:r>
    </w:p>
    <w:p w14:paraId="3F18C6A1" w14:textId="15FD418E" w:rsidR="00681E99" w:rsidRDefault="00681E99" w:rsidP="005E01E0">
      <w:pPr>
        <w:pStyle w:val="Nyilatkozatszveg"/>
      </w:pPr>
      <w:r w:rsidRPr="00B50CAA">
        <w:t xml:space="preserve">Alulírott </w:t>
      </w:r>
      <w:r w:rsidR="00FF02EE">
        <w:rPr>
          <w:b/>
          <w:bCs/>
        </w:rPr>
        <w:t>Pásztori Péter Benjámin</w:t>
      </w:r>
      <w:r w:rsidR="00630A92">
        <w:rPr>
          <w:rStyle w:val="Jegyzethivatkozs"/>
        </w:rPr>
        <w:commentReference w:id="3"/>
      </w:r>
      <w:r w:rsidRPr="00B50CAA">
        <w:t xml:space="preserve">, </w:t>
      </w:r>
      <w:proofErr w:type="gramStart"/>
      <w:r w:rsidRPr="00B50CAA">
        <w:t>szigorló hallgató</w:t>
      </w:r>
      <w:proofErr w:type="gramEnd"/>
      <w:r w:rsidRPr="00B50CAA">
        <w:t xml:space="preserve"> kijelentem, hogy ezt a </w:t>
      </w:r>
      <w:commentRangeStart w:id="4"/>
      <w:r>
        <w:t xml:space="preserve"> </w:t>
      </w:r>
      <w:r w:rsidRPr="00B50CAA">
        <w:t>diplomatervet</w:t>
      </w:r>
      <w:commentRangeEnd w:id="4"/>
      <w:r w:rsidR="00630A92">
        <w:rPr>
          <w:rStyle w:val="Jegyzethivatkozs"/>
        </w:rPr>
        <w:commentReference w:id="4"/>
      </w:r>
      <w:r w:rsidRPr="00B50CAA">
        <w:t xml:space="preserve"> 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488D4B2" w14:textId="77777777" w:rsidR="00681E99" w:rsidRPr="00EE1A1F" w:rsidRDefault="00681E99" w:rsidP="005E01E0">
      <w:pPr>
        <w:pStyle w:val="Nyilatkozatszveg"/>
      </w:pPr>
      <w:r w:rsidRPr="00EE1A1F">
        <w:t>Hozzájárulok, hogy a jel</w:t>
      </w:r>
      <w:r w:rsidR="00630A92">
        <w:t>en munkám alapadatait (szerző</w:t>
      </w:r>
      <w:r w:rsidRPr="00EE1A1F">
        <w:t xml:space="preserve">, cím, angol és magyar nyelvű tartalmi kivonat, készítés éve, </w:t>
      </w:r>
      <w:proofErr w:type="gramStart"/>
      <w:r w:rsidRPr="00EE1A1F">
        <w:t>konzulens</w:t>
      </w:r>
      <w:proofErr w:type="gramEnd"/>
      <w:r w:rsidRPr="00EE1A1F">
        <w:t xml:space="preserve">(ek) neve) a BME VIK nyilvánosan hozzáférhető elektronikus formában, a munka teljes szövegét pedig az egyetem belső hálózatán keresztül (vagy </w:t>
      </w:r>
      <w:r w:rsidR="00730B3C">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00549213" w14:textId="1F1452DD" w:rsidR="00681E99" w:rsidRPr="00B50CAA" w:rsidRDefault="00681E99" w:rsidP="00681E99">
      <w:pPr>
        <w:pStyle w:val="Nyilatkozatkeltezs"/>
      </w:pPr>
      <w:r w:rsidRPr="00B50CAA">
        <w:t xml:space="preserve">Kelt: Budapest, </w:t>
      </w:r>
      <w:commentRangeStart w:id="5"/>
      <w:r w:rsidR="00630A92">
        <w:t>20</w:t>
      </w:r>
      <w:r w:rsidR="00B43950">
        <w:t>2</w:t>
      </w:r>
      <w:r w:rsidR="00630A92">
        <w:t>5. 10. 19</w:t>
      </w:r>
      <w:commentRangeEnd w:id="5"/>
      <w:r w:rsidR="00630A92">
        <w:rPr>
          <w:rStyle w:val="Jegyzethivatkozs"/>
        </w:rPr>
        <w:commentReference w:id="5"/>
      </w:r>
    </w:p>
    <w:p w14:paraId="47749B79" w14:textId="77777777" w:rsidR="00681E99" w:rsidRDefault="005E01E0" w:rsidP="00854BDC">
      <w:pPr>
        <w:pStyle w:val="Nyilatkozatalrs"/>
      </w:pPr>
      <w:r>
        <w:tab/>
      </w:r>
      <w:r w:rsidR="00854BDC">
        <w:t>...</w:t>
      </w:r>
      <w:r>
        <w:t>…………………………………………….</w:t>
      </w:r>
    </w:p>
    <w:p w14:paraId="5F7D501E" w14:textId="68553A83" w:rsidR="005E01E0" w:rsidRDefault="00630A92" w:rsidP="00630A92">
      <w:pPr>
        <w:pStyle w:val="Nyilatkozatalrs"/>
        <w:ind w:firstLine="634"/>
      </w:pPr>
      <w:r>
        <w:t xml:space="preserve">                         </w:t>
      </w:r>
      <w:r w:rsidR="00FF02EE">
        <w:t>Pásztori Péter Benjámin</w:t>
      </w:r>
    </w:p>
    <w:p w14:paraId="65776AFC" w14:textId="77777777" w:rsidR="00854BDC" w:rsidRPr="00B50CAA" w:rsidRDefault="00854BDC" w:rsidP="00854BDC">
      <w:pPr>
        <w:pStyle w:val="Nyilatkozatszveg"/>
      </w:pPr>
    </w:p>
    <w:p w14:paraId="31502874" w14:textId="77777777" w:rsidR="00681E99" w:rsidRPr="00B50CAA" w:rsidRDefault="00681E99" w:rsidP="00267677">
      <w:pPr>
        <w:sectPr w:rsidR="00681E99" w:rsidRPr="00B50CAA" w:rsidSect="00681E99">
          <w:footerReference w:type="default" r:id="rId12"/>
          <w:type w:val="continuous"/>
          <w:pgSz w:w="11907" w:h="16840" w:code="9"/>
          <w:pgMar w:top="1418" w:right="1418" w:bottom="1418" w:left="1418" w:header="708" w:footer="708" w:gutter="567"/>
          <w:cols w:space="708"/>
          <w:titlePg/>
          <w:docGrid w:linePitch="360"/>
        </w:sectPr>
      </w:pPr>
    </w:p>
    <w:p w14:paraId="6B2CBAFC" w14:textId="77777777" w:rsidR="0063585C" w:rsidRDefault="0063585C" w:rsidP="00816BCB">
      <w:pPr>
        <w:pStyle w:val="Fejezetcimszmozsnlkl"/>
      </w:pPr>
      <w:bookmarkStart w:id="6" w:name="_Toc214917719"/>
      <w:r w:rsidRPr="00B50CAA">
        <w:lastRenderedPageBreak/>
        <w:t>Összefoglaló</w:t>
      </w:r>
      <w:bookmarkEnd w:id="6"/>
    </w:p>
    <w:p w14:paraId="2E0E5560" w14:textId="77777777" w:rsidR="00630A92" w:rsidRDefault="00630A92" w:rsidP="00630A92">
      <w:commentRangeStart w:id="7"/>
      <w:r>
        <w:t xml:space="preserve">A szakdolgozat, vagy diplomaterv elkészítése minden egyetemi hallgató életében egy fontos mérföldkő. Lehetőséget ad arra, hogy az egyetemi évei során megtanultakat kamatoztassa és eredményeit szélesebb közönség előtt bemutassa, s mérnöki rátermettségét bizonyítsa. </w:t>
      </w:r>
      <w:r w:rsidR="0003623B">
        <w:t>Fontos azonban, hogy a dolgozat elkészítésének folyamata számos csapdát is rejt magában</w:t>
      </w:r>
      <w:commentRangeEnd w:id="7"/>
      <w:r w:rsidR="005334AD">
        <w:rPr>
          <w:rStyle w:val="Jegyzethivatkozs"/>
        </w:rPr>
        <w:commentReference w:id="7"/>
      </w:r>
      <w:r w:rsidR="0003623B">
        <w:t xml:space="preserve">. </w:t>
      </w:r>
      <w:commentRangeStart w:id="8"/>
      <w:r w:rsidR="0003623B">
        <w:t xml:space="preserve">Rossz időgazdálkodás, hiányos szövegszerkesztési ismeretek, illetve a dolgozat készítéséhez nélkülözhetetlen „műfaji” szabályok ismeretének hiánya könnyen oda vezethetnek, hogy egy egyébként jelentős időbefektetéssel készült kiemelkedő szoftver is csak gyengébb minősítést kapjon a gyenge minőségű dolgozat miatt. </w:t>
      </w:r>
      <w:commentRangeEnd w:id="8"/>
      <w:r w:rsidR="005334AD">
        <w:rPr>
          <w:rStyle w:val="Jegyzethivatkozs"/>
        </w:rPr>
        <w:commentReference w:id="8"/>
      </w:r>
    </w:p>
    <w:p w14:paraId="76EE1937" w14:textId="77777777" w:rsidR="0003623B" w:rsidRDefault="0003623B" w:rsidP="00630A92">
      <w:commentRangeStart w:id="9"/>
      <w:r>
        <w:t xml:space="preserve">E </w:t>
      </w:r>
      <w:proofErr w:type="gramStart"/>
      <w:r>
        <w:t>dokumentum</w:t>
      </w:r>
      <w:proofErr w:type="gramEnd"/>
      <w:r>
        <w:t xml:space="preserve"> – amellett, hogy egy általános szerkesztési keretet ad a dolgozatodnak – összefoglalja a szakdolgozat/diplomaterv írás írott és íratlan szabályait. Összeszedjük a Word kezelésének legfontosabb részeit (címsorok, ábrák, irodalomjegyzék stb.), a dolgozat felépítésének általános tartalmi és szerkezeti irányelveit. </w:t>
      </w:r>
      <w:r w:rsidR="005334AD">
        <w:t>Bár mindenkire igazítható sablon természetesen nem létezik, megadjuk azokat az általános arányokat, oldalszámokat</w:t>
      </w:r>
      <w:commentRangeEnd w:id="9"/>
      <w:r w:rsidR="005334AD">
        <w:rPr>
          <w:rStyle w:val="Jegyzethivatkozs"/>
        </w:rPr>
        <w:commentReference w:id="9"/>
      </w:r>
      <w:r w:rsidR="005334AD">
        <w:t>,</w:t>
      </w:r>
      <w:commentRangeStart w:id="10"/>
      <w:r w:rsidR="005334AD">
        <w:t xml:space="preserve"> amelyek </w:t>
      </w:r>
      <w:proofErr w:type="gramStart"/>
      <w:r w:rsidR="005334AD">
        <w:t>betartásával</w:t>
      </w:r>
      <w:proofErr w:type="gramEnd"/>
      <w:r w:rsidR="005334AD">
        <w:t xml:space="preserve"> jó eséllyel készíthetsz egy színvonalas dolgozatot. A részletes és pontokba szedett elvárás-lista nem csupán a dolgozat írásakor, de akár más dolgozatok értékelésekor is kiváló támpontként szolgálhat.</w:t>
      </w:r>
      <w:commentRangeEnd w:id="10"/>
      <w:r w:rsidR="005334AD">
        <w:rPr>
          <w:rStyle w:val="Jegyzethivatkozs"/>
        </w:rPr>
        <w:commentReference w:id="10"/>
      </w:r>
    </w:p>
    <w:p w14:paraId="274A4EEA" w14:textId="77777777" w:rsidR="005334AD" w:rsidRPr="00D23BFC" w:rsidRDefault="005334AD" w:rsidP="00630A92">
      <w:commentRangeStart w:id="11"/>
      <w:r>
        <w:t xml:space="preserve">Az itt átadott ismeretek és szemléletmód nem csupán az </w:t>
      </w:r>
      <w:proofErr w:type="gramStart"/>
      <w:r>
        <w:t>aktuális</w:t>
      </w:r>
      <w:proofErr w:type="gramEnd"/>
      <w:r>
        <w:t xml:space="preserve"> feladatod leküzdésében segíthet, de hosszútávon is számos praktikus fogással bővítheti a szövegszerkesztési és dokumentumkészítési eszköztáradat.</w:t>
      </w:r>
      <w:commentRangeEnd w:id="11"/>
      <w:r>
        <w:rPr>
          <w:rStyle w:val="Jegyzethivatkozs"/>
        </w:rPr>
        <w:commentReference w:id="11"/>
      </w:r>
    </w:p>
    <w:p w14:paraId="68C22B44" w14:textId="77777777" w:rsidR="0063585C" w:rsidRDefault="0063585C" w:rsidP="00816BCB">
      <w:pPr>
        <w:pStyle w:val="Fejezetcimszmozsnlkl"/>
      </w:pPr>
      <w:bookmarkStart w:id="12" w:name="_Toc214917720"/>
      <w:r w:rsidRPr="00B50CAA">
        <w:lastRenderedPageBreak/>
        <w:t>Abstract</w:t>
      </w:r>
      <w:bookmarkEnd w:id="12"/>
    </w:p>
    <w:p w14:paraId="7C02BBBF" w14:textId="77777777" w:rsidR="005334AD" w:rsidRDefault="00692605" w:rsidP="005334AD">
      <w:r>
        <w:t>Ide jön a</w:t>
      </w:r>
      <w:r w:rsidR="000A7483">
        <w:t xml:space="preserve"> ½-</w:t>
      </w:r>
      <w:r w:rsidR="00D23BFC">
        <w:t>1 oldalas a</w:t>
      </w:r>
      <w:r>
        <w:t>ngol nyelvű összefoglaló</w:t>
      </w:r>
      <w:r w:rsidR="000A7483">
        <w:t>, amelynek szövege a</w:t>
      </w:r>
      <w:r w:rsidR="002D0621">
        <w:t xml:space="preserve"> Diplomaterv</w:t>
      </w:r>
      <w:r w:rsidR="000A7483">
        <w:t xml:space="preserve"> Portálra külön is feltöltésre kerül</w:t>
      </w:r>
      <w:r>
        <w:t>.</w:t>
      </w:r>
      <w:r w:rsidR="005334AD">
        <w:t xml:space="preserve"> Ez a magyar nyelvű összefoglaló angolra fordított változata.</w:t>
      </w:r>
    </w:p>
    <w:p w14:paraId="0FE98BBF" w14:textId="04085CA5" w:rsidR="001A57BC" w:rsidRDefault="003F5425" w:rsidP="006A1B7F">
      <w:pPr>
        <w:pStyle w:val="Cmsor1"/>
      </w:pPr>
      <w:bookmarkStart w:id="13" w:name="_Toc332797397"/>
      <w:bookmarkStart w:id="14" w:name="_Toc214917721"/>
      <w:r>
        <w:lastRenderedPageBreak/>
        <w:t>Bevezetés</w:t>
      </w:r>
      <w:bookmarkEnd w:id="13"/>
      <w:bookmarkEnd w:id="14"/>
    </w:p>
    <w:p w14:paraId="4E4B8B4E" w14:textId="77777777" w:rsidR="003E4C54" w:rsidRDefault="003E4C54" w:rsidP="003E4C54">
      <w:pPr>
        <w:pStyle w:val="NormlWeb"/>
      </w:pPr>
      <w:r>
        <w:rPr>
          <w:b/>
          <w:bCs/>
        </w:rPr>
        <w:t>1.1. A digitális egészségtudatosság kora</w:t>
      </w:r>
      <w:r>
        <w:t xml:space="preserve"> (ÚJ TÉMA, 2-3 oldal)</w:t>
      </w:r>
    </w:p>
    <w:p w14:paraId="2141F6C6" w14:textId="77777777" w:rsidR="00922C7F" w:rsidRDefault="003E4C54" w:rsidP="003E4C54">
      <w:r>
        <w:t xml:space="preserve">A 21. század társadalmát jelentős életmódbeli változások jellemzik, amelyek új kihívások elé állítják az egyéneket az egészségmegőrzés területén. Az iparosodott világban általánossá vált az ülőmunka, amely a fizikai </w:t>
      </w:r>
      <w:proofErr w:type="gramStart"/>
      <w:r>
        <w:t>aktivitás</w:t>
      </w:r>
      <w:proofErr w:type="gramEnd"/>
      <w:r>
        <w:t xml:space="preserve"> drasztikus csökkenésével jár. Ezzel párhuzamosan a mindennapi élet felgyorsult tempója és a folyamatos stressz, valamint a könnyen elérhető, magasan feldolgozott élelmiszerek elterjedése hozzájárult a </w:t>
      </w:r>
      <w:proofErr w:type="gramStart"/>
      <w:r>
        <w:t>krónikus</w:t>
      </w:r>
      <w:proofErr w:type="gramEnd"/>
      <w:r>
        <w:t xml:space="preserve"> megbetegedések, mint például az elhízás, a 2-es típusú diabétesz és a szív- és érrendszeri problémák népbetegséggé válásához.</w:t>
      </w:r>
    </w:p>
    <w:p w14:paraId="6ED25D72" w14:textId="31B5A9DB" w:rsidR="00922C7F" w:rsidRDefault="00922C7F" w:rsidP="003E4C54">
      <w:r>
        <w:t xml:space="preserve"> </w:t>
      </w:r>
      <w:r w:rsidR="003E4C54">
        <w:t xml:space="preserve">Ebben a megváltozott környezetben az egészségtudatosság és a prevenció szerepe felértékelődött. Az emberek egyre inkább felismerik, hogy az egészségük megőrzéséért </w:t>
      </w:r>
      <w:proofErr w:type="gramStart"/>
      <w:r w:rsidR="003E4C54">
        <w:t>aktívan</w:t>
      </w:r>
      <w:proofErr w:type="gramEnd"/>
      <w:r w:rsidR="003E4C54">
        <w:t xml:space="preserve"> tenniük kell, és nem csupán a már kialakult betegségek kezelésére támaszkodhatnak. </w:t>
      </w:r>
    </w:p>
    <w:p w14:paraId="359AFAA1" w14:textId="432EA08F" w:rsidR="003E4C54" w:rsidRDefault="003E4C54" w:rsidP="003E4C54">
      <w:pPr>
        <w:rPr>
          <w:lang w:eastAsia="hu-HU"/>
        </w:rPr>
      </w:pPr>
      <w:r>
        <w:t xml:space="preserve">Ez a proaktív szemlélet hívta életre azt a technológiai robbanást, amely az öngondoskodást és az egészségügyi prevenciót digitális alapokra helyezte. A szélessávú internet elterjedése, majd az okostelefonok és a viselhető okoseszközök (mint az okosórák és fitneszkarkötők) mindennapivá válása gyökeresen átalakította, hogyan viszonyulunk a saját testünk működéséhez. </w:t>
      </w:r>
    </w:p>
    <w:p w14:paraId="2F0E64ED" w14:textId="48F1A81F" w:rsidR="003E4C54" w:rsidRDefault="003E4C54" w:rsidP="003E4C54">
      <w:pPr>
        <w:rPr>
          <w:lang w:eastAsia="hu-HU"/>
        </w:rPr>
      </w:pPr>
      <w:r>
        <w:t xml:space="preserve">Megjelent az úgynevezett </w:t>
      </w:r>
      <w:r>
        <w:rPr>
          <w:b/>
          <w:bCs/>
        </w:rPr>
        <w:t>"Quantified Self"</w:t>
      </w:r>
      <w:r>
        <w:t xml:space="preserve"> (Mért Önmagunk) mozgalom, amelynek központi gondolata, hogy az egyének képesek adatokat gyűjteni saját életmódjukról – legyen szó lépésszámról, alvási ciklusokról, pulzusról vagy éppen tápanyagbevitelről. Ezek az eszközök lehetővé tették, hogy a korábban rejtett vagy csak laboratóriumi körülmények között mérhető biometrikus adatok bárki számára azonnal elérhetővé és értelmezhetővé váljanak. A technológia demokratizálta az adathozzáférést, és ezzel párhuzamosan megnőtt az igény az olyan alkalmazások iránt, amelyek .ezt a nyers adatözönt képesek </w:t>
      </w:r>
      <w:proofErr w:type="gramStart"/>
      <w:r>
        <w:t>kontextusba</w:t>
      </w:r>
      <w:proofErr w:type="gramEnd"/>
      <w:r>
        <w:t xml:space="preserve"> helyezni és cselekvési tervvé alakítani. A szoftveres megoldások már nem csupán passzív adatgyűjtők, hanem </w:t>
      </w:r>
      <w:proofErr w:type="gramStart"/>
      <w:r>
        <w:t>aktív</w:t>
      </w:r>
      <w:proofErr w:type="gramEnd"/>
      <w:r>
        <w:t xml:space="preserve"> partnerekké váltak az életmódváltás folyamatában. Lehetővé teszik a felhasználók számára, hogy személyre szabott célokat tűzzenek ki – legyen szó napi kalóriabevitelről, makrotápanyag-egyensúlyról, a testsúly kívánt alakulásáról vagy a heti edzésterhelésről. </w:t>
      </w:r>
    </w:p>
    <w:p w14:paraId="6501E9C4" w14:textId="02C43E0D" w:rsidR="00922C7F" w:rsidRDefault="003E4C54" w:rsidP="00922C7F">
      <w:r>
        <w:lastRenderedPageBreak/>
        <w:t xml:space="preserve">Ezek a platformok vizuális visszajelzésekkel, statisztikákkal és napi összesítőkkel támogatják a felhasználói motivációt, és kézzelfoghatóvá teszik a haladást. Ezen a területen belül is kiemelt fontosságúvá vált az egészséges életmód két legalapvetőbb pillére: a </w:t>
      </w:r>
      <w:r>
        <w:rPr>
          <w:b/>
          <w:bCs/>
        </w:rPr>
        <w:t>táplálkozás</w:t>
      </w:r>
      <w:r>
        <w:t xml:space="preserve">  és a </w:t>
      </w:r>
      <w:r>
        <w:rPr>
          <w:b/>
          <w:bCs/>
        </w:rPr>
        <w:t xml:space="preserve">fizikai </w:t>
      </w:r>
      <w:proofErr w:type="gramStart"/>
      <w:r>
        <w:rPr>
          <w:b/>
          <w:bCs/>
        </w:rPr>
        <w:t>aktivitás</w:t>
      </w:r>
      <w:proofErr w:type="gramEnd"/>
      <w:r>
        <w:t xml:space="preserve">  nyomon követése. Míg a viselhető eszközök az </w:t>
      </w:r>
      <w:proofErr w:type="gramStart"/>
      <w:r>
        <w:t>aktivitást</w:t>
      </w:r>
      <w:proofErr w:type="gramEnd"/>
      <w:r>
        <w:t xml:space="preserve"> egyre nagyobb pontossággal, automatikusan mérik, a táplálkozás naplózása – annak komplexitása miatt – továbbra is jelentős felhasználói beavatkozást és precíz szoftveres támogatást igényel.</w:t>
      </w:r>
      <w:r w:rsidR="00922C7F">
        <w:t xml:space="preserve"> </w:t>
      </w:r>
    </w:p>
    <w:p w14:paraId="2DBB1344" w14:textId="0504E58E" w:rsidR="00922C7F" w:rsidRDefault="00922C7F" w:rsidP="001654C1">
      <w:pPr>
        <w:pStyle w:val="NormlWeb"/>
      </w:pPr>
      <w:r>
        <w:rPr>
          <w:b/>
          <w:bCs/>
        </w:rPr>
        <w:t xml:space="preserve">1.2. A </w:t>
      </w:r>
      <w:proofErr w:type="gramStart"/>
      <w:r>
        <w:rPr>
          <w:b/>
          <w:bCs/>
        </w:rPr>
        <w:t>probléma</w:t>
      </w:r>
      <w:proofErr w:type="gramEnd"/>
      <w:r>
        <w:rPr>
          <w:b/>
          <w:bCs/>
        </w:rPr>
        <w:t xml:space="preserve"> felvetése és a fejlesztés célja</w:t>
      </w:r>
      <w:r>
        <w:t xml:space="preserve"> (EZ A TE 1.1 CÉLKITŰZÉSED)</w:t>
      </w:r>
    </w:p>
    <w:p w14:paraId="22FA0D8F" w14:textId="4A781EA7" w:rsidR="00922C7F" w:rsidRDefault="00922C7F" w:rsidP="00922C7F">
      <w:r>
        <w:t>Az informatikai megoldások ebben jelentős támaszt nyújthatnak, hiszen a digitális naplózás, a valós idejű visszajelzések és a statisztikai elemzések segítenek a felhasználóknak tudatosabb döntéseket hozni. Jelen diplomaterv egy olyan webalkalmazás fejlesztését tűzte ki célul, amely az egészséges életmód támogatására alkalmas, modern technológiák (ASP</w:t>
      </w:r>
      <w:proofErr w:type="gramStart"/>
      <w:r>
        <w:t>.NET</w:t>
      </w:r>
      <w:proofErr w:type="gramEnd"/>
      <w:r>
        <w:t xml:space="preserve"> Core és Angular) felhasználásával.</w:t>
      </w:r>
    </w:p>
    <w:p w14:paraId="5642941D" w14:textId="6DE6DF98" w:rsidR="003E4C54" w:rsidRDefault="00922C7F" w:rsidP="00922C7F">
      <w:r>
        <w:t xml:space="preserve">A dolgozat az alkalmazás fejlesztési folyamatát és architektúráját mutatja be, külön figyelmet fordítva a rendszer felépítésére, a technológiai döntésekre, valamint a felhasználói </w:t>
      </w:r>
      <w:proofErr w:type="gramStart"/>
      <w:r>
        <w:t>funkciók</w:t>
      </w:r>
      <w:proofErr w:type="gramEnd"/>
      <w:r>
        <w:t xml:space="preserve"> megvalósítására. A rendszer képes a felhasználó napi étkezéseinek, </w:t>
      </w:r>
      <w:proofErr w:type="gramStart"/>
      <w:r>
        <w:t>aktivitásainak</w:t>
      </w:r>
      <w:proofErr w:type="gramEnd"/>
      <w:r>
        <w:t>, testsúlyának és célkitűzéseinek kezelésére, valamint ezek összegzésére és vizualizálására.</w:t>
      </w:r>
    </w:p>
    <w:p w14:paraId="2CF727CA" w14:textId="77777777" w:rsidR="003E4C54" w:rsidRDefault="003E4C54" w:rsidP="003E4C54">
      <w:pPr>
        <w:pStyle w:val="NormlWeb"/>
      </w:pPr>
      <w:r>
        <w:rPr>
          <w:b/>
          <w:bCs/>
        </w:rPr>
        <w:t>1.3. A megoldás szakmai motivációja</w:t>
      </w:r>
      <w:r>
        <w:t xml:space="preserve"> (EZ </w:t>
      </w:r>
      <w:proofErr w:type="gramStart"/>
      <w:r>
        <w:t>A</w:t>
      </w:r>
      <w:proofErr w:type="gramEnd"/>
      <w:r>
        <w:t xml:space="preserve"> TE 1.2 MOTIVÁCIÓD)</w:t>
      </w:r>
    </w:p>
    <w:p w14:paraId="1156EDB8" w14:textId="6A0A767F" w:rsidR="002566FB" w:rsidRDefault="002566FB" w:rsidP="002566FB">
      <w:pPr>
        <w:pStyle w:val="NormlWeb"/>
      </w:pPr>
      <w:r>
        <w:t xml:space="preserve">Az egészségtudatosság terjedésével sok felhasználó párhuzamos eszközökben, táblázatokban és különálló mobilalkalmazásokban próbálja követni az étkezéseit és </w:t>
      </w:r>
      <w:proofErr w:type="gramStart"/>
      <w:r>
        <w:t>aktivitását</w:t>
      </w:r>
      <w:proofErr w:type="gramEnd"/>
      <w:r>
        <w:t>, ami időigényes és pontatlanságot szül. A napi makrók kézi összesítése, a receptek és egyedi ételek vegyes kezelése, valamint a visszajelzések hiánya gyakran megtöri a következetes naplózást.</w:t>
      </w:r>
    </w:p>
    <w:p w14:paraId="71D02045" w14:textId="4EEA60AB" w:rsidR="002566FB" w:rsidRDefault="002566FB" w:rsidP="002566FB">
      <w:pPr>
        <w:pStyle w:val="NormlWeb"/>
      </w:pPr>
      <w:r>
        <w:t xml:space="preserve">Szükség van egy olyan, egyszerűen használható, mégis bővíthető webes megoldásra, amely egy helyen kezeli az étkezések, receptek és </w:t>
      </w:r>
      <w:proofErr w:type="gramStart"/>
      <w:r>
        <w:t>aktivitások</w:t>
      </w:r>
      <w:proofErr w:type="gramEnd"/>
      <w:r>
        <w:t xml:space="preserve"> rögzítését, valós idejű tápanyag-összegzéssel támogatja a döntéshozatalt, és vizualizációval teszi követhetővé a haladást. A téma szakmailag is indokolt, mert modern, rétegezett webes architektúrára épít, és gyakorlati példán mutatja be, hogyan illeszthetők össze a kliensoldali kényelem, a típushű API-kommunikáció és az adatvédelem követelményei.</w:t>
      </w:r>
    </w:p>
    <w:p w14:paraId="3E240A89" w14:textId="77777777" w:rsidR="003E4C54" w:rsidRDefault="003E4C54" w:rsidP="003E4C54">
      <w:pPr>
        <w:pStyle w:val="NormlWeb"/>
      </w:pPr>
      <w:r>
        <w:rPr>
          <w:b/>
          <w:bCs/>
        </w:rPr>
        <w:t>1.4. A dolgozat felépítése</w:t>
      </w:r>
      <w:r>
        <w:t xml:space="preserve"> (ÚJ TÉMA, 1 oldal)</w:t>
      </w:r>
    </w:p>
    <w:p w14:paraId="0B718A36" w14:textId="4E44EF98" w:rsidR="002566FB" w:rsidRDefault="002566FB" w:rsidP="002566FB">
      <w:r>
        <w:t>A dolgozat a bevezetést követően, a 2. fejezetben részletezi az alkalmazás megvalósításához felhasznált kulcstechnológiákat. Bemutatja a szerveroldali (ASP</w:t>
      </w:r>
      <w:proofErr w:type="gramStart"/>
      <w:r>
        <w:t>.NET</w:t>
      </w:r>
      <w:proofErr w:type="gramEnd"/>
      <w:r>
        <w:t xml:space="preserve"> </w:t>
      </w:r>
      <w:r>
        <w:lastRenderedPageBreak/>
        <w:t>Core, Entity Framework Core) és a kliensoldali (Angular, TypeScript) keretrendszereket, valamint az adattárolási és munkafolyamat-követési (Git) megoldásokat.</w:t>
      </w:r>
    </w:p>
    <w:p w14:paraId="4AA55BF6" w14:textId="2B5F445D" w:rsidR="002566FB" w:rsidRDefault="002566FB" w:rsidP="002566FB">
      <w:r>
        <w:t xml:space="preserve">A 3. és 4. fejezet a tervezési fázist dokumentálja. A 3. fejezet a követelmény- és </w:t>
      </w:r>
      <w:proofErr w:type="gramStart"/>
      <w:r>
        <w:t>probléma</w:t>
      </w:r>
      <w:proofErr w:type="gramEnd"/>
      <w:r>
        <w:t>tér elemzését végzi el, definiálja a funkcionális és nem-funkcionális elvárásokat, valamint a rendszer főbb szerepköreit. Erre épül a 4. fejezet, amely a rendszer- és architektúratervet mutatja be, indokolva a SPA–API–DB (Single Page Application, API, Database) felépítés melletti döntést.</w:t>
      </w:r>
    </w:p>
    <w:p w14:paraId="749C168A" w14:textId="56A755C7" w:rsidR="002566FB" w:rsidRDefault="002566FB" w:rsidP="002566FB">
      <w:r>
        <w:t>A dolgozat törzsét, az önálló munka részletes bemutatását az 5</w:t>
      </w:r>
      <w:proofErr w:type="gramStart"/>
      <w:r>
        <w:t>.,</w:t>
      </w:r>
      <w:proofErr w:type="gramEnd"/>
      <w:r>
        <w:t xml:space="preserve"> 6. és 7. fejezet adja. Az 5. fejezet az adatmodellt és az API-végpontokat tervezi meg, míg a 6. fejezet a kliensoldali frontend megvalósítását (</w:t>
      </w:r>
      <w:proofErr w:type="gramStart"/>
      <w:r>
        <w:t>komponensek</w:t>
      </w:r>
      <w:proofErr w:type="gramEnd"/>
      <w:r>
        <w:t>, űrlapok, validáció), a 7. fejezet pedig a backend oldali üzleti logikát (szolgáltatási réteg, tranzakciókezelés) ismerteti.</w:t>
      </w:r>
    </w:p>
    <w:p w14:paraId="4FD6E4A8" w14:textId="2319AF2F" w:rsidR="003E4C54" w:rsidRPr="003E4C54" w:rsidRDefault="002566FB" w:rsidP="002566FB">
      <w:r>
        <w:t>Végezetül a 8. fejezet a lehetséges továbbfejlesztési irányokat vázolja fel, mint például egy ajánlórendszer vagy mobilalkalmazás integrálása. A dolgozatot a 9. fejezet zárja, amely összegzi az elért eredményeket és kiértékeli az elkészült alkalmazást.</w:t>
      </w:r>
    </w:p>
    <w:p w14:paraId="67B8AB75" w14:textId="7A6BA64F" w:rsidR="00877820" w:rsidRDefault="002566FB" w:rsidP="005334AD">
      <w:pPr>
        <w:pStyle w:val="Cmsor1"/>
      </w:pPr>
      <w:bookmarkStart w:id="15" w:name="_Toc214917722"/>
      <w:bookmarkStart w:id="16" w:name="_Toc332797398"/>
      <w:r>
        <w:lastRenderedPageBreak/>
        <w:t>Irodalomkutatás, technológiák, hasonló alkotások bemutatása</w:t>
      </w:r>
      <w:bookmarkEnd w:id="15"/>
    </w:p>
    <w:p w14:paraId="2D3C317D" w14:textId="3375ABE7" w:rsidR="002566FB" w:rsidRDefault="002566FB" w:rsidP="00345083">
      <w:pPr>
        <w:ind w:firstLine="0"/>
      </w:pPr>
    </w:p>
    <w:p w14:paraId="794349F8" w14:textId="77777777" w:rsidR="002566FB" w:rsidRDefault="002566FB" w:rsidP="002566FB">
      <w:pPr>
        <w:pStyle w:val="Cmsor2"/>
      </w:pPr>
      <w:bookmarkStart w:id="17" w:name="_Toc209525203"/>
      <w:bookmarkStart w:id="18" w:name="_Toc214917723"/>
      <w:r>
        <w:t>Technikai háttér</w:t>
      </w:r>
      <w:bookmarkEnd w:id="17"/>
      <w:bookmarkEnd w:id="18"/>
    </w:p>
    <w:p w14:paraId="2579ACD3" w14:textId="77777777" w:rsidR="002566FB" w:rsidRPr="00E87B2A" w:rsidRDefault="002566FB" w:rsidP="002566FB">
      <w:r>
        <w:t xml:space="preserve">A webalkalmazás két fő </w:t>
      </w:r>
      <w:proofErr w:type="gramStart"/>
      <w:r>
        <w:t>komponensre</w:t>
      </w:r>
      <w:proofErr w:type="gramEnd"/>
      <w:r>
        <w:t xml:space="preserve"> bontható: a backendre és a frontendre. A backend ASP</w:t>
      </w:r>
      <w:proofErr w:type="gramStart"/>
      <w:r>
        <w:t>.NET</w:t>
      </w:r>
      <w:proofErr w:type="gramEnd"/>
      <w:r>
        <w:t xml:space="preserve"> Core technológiával készült, amely egy modern, moduláris, nyílt forráskódú keretrendszer. A frontend Angular 19 alapon működik, amely egy erős JavaScript keretrendszer, különösen előnyös egyoldalas (SPA) alkalmazások fejlesztéséhez. A backend a Microsoft SQL </w:t>
      </w:r>
      <w:proofErr w:type="gramStart"/>
      <w:r>
        <w:t>Server adatbázissal</w:t>
      </w:r>
      <w:proofErr w:type="gramEnd"/>
      <w:r>
        <w:t xml:space="preserve"> kommunikál az Entity Framework Core ORM révén. A rendszer RESTful API-kon </w:t>
      </w:r>
      <w:proofErr w:type="gramStart"/>
      <w:r>
        <w:t>keresztül biztosít</w:t>
      </w:r>
      <w:proofErr w:type="gramEnd"/>
      <w:r>
        <w:t xml:space="preserve"> kommunikációt a frontend felé, így szigorúan elválik a kliens és a szerveroldali logika. A DTO-k (Data Transfer Object) használata biztosítja, hogy a backend és a frontend közötti adattovábbítás tömör és biztonságos legyen. A frontend </w:t>
      </w:r>
      <w:proofErr w:type="gramStart"/>
      <w:r>
        <w:t>komponens</w:t>
      </w:r>
      <w:proofErr w:type="gramEnd"/>
      <w:r>
        <w:t xml:space="preserve"> az NSwag eszköz segítségével generált TypeScript service osztályokat használ, amelyek automatikusan illeszkednek a backend API-khoz és DTO khoz. A felhasználói felület Angular Material és Bootstrap </w:t>
      </w:r>
      <w:proofErr w:type="gramStart"/>
      <w:r>
        <w:t>komponenseket</w:t>
      </w:r>
      <w:proofErr w:type="gramEnd"/>
      <w:r>
        <w:t xml:space="preserve"> alkalmaz a reszponzív, esztétikus megjelenés érdekében. A felhasználókezelést az ASP</w:t>
      </w:r>
      <w:proofErr w:type="gramStart"/>
      <w:r>
        <w:t>.NET</w:t>
      </w:r>
      <w:proofErr w:type="gramEnd"/>
      <w:r>
        <w:t xml:space="preserve"> Identity biztosítja, kiterjesztve jelszó-visszaállítási, email-megerősítési és token-alapú hitelesítési lehetőségekkel. Az email küldést a Mailjet API segítségével valósítja meg a rendszer.</w:t>
      </w:r>
    </w:p>
    <w:p w14:paraId="47E7ECB3" w14:textId="77777777" w:rsidR="002566FB" w:rsidRPr="00E87B2A" w:rsidRDefault="002566FB" w:rsidP="002566FB"/>
    <w:p w14:paraId="277064E6" w14:textId="77777777" w:rsidR="002566FB" w:rsidRDefault="002566FB" w:rsidP="002566FB">
      <w:pPr>
        <w:pStyle w:val="Cmsor2"/>
      </w:pPr>
      <w:bookmarkStart w:id="19" w:name="_Toc209525204"/>
      <w:bookmarkStart w:id="20" w:name="_Toc214917724"/>
      <w:r>
        <w:t>Szerver oldali technológiák:</w:t>
      </w:r>
      <w:bookmarkEnd w:id="19"/>
      <w:bookmarkEnd w:id="20"/>
    </w:p>
    <w:p w14:paraId="1DDB852D" w14:textId="77777777" w:rsidR="002566FB" w:rsidRDefault="002566FB" w:rsidP="002566FB">
      <w:pPr>
        <w:pStyle w:val="Cmsor3"/>
      </w:pPr>
      <w:bookmarkStart w:id="21" w:name="_Toc209525205"/>
      <w:bookmarkStart w:id="22" w:name="_Toc214917725"/>
      <w:r>
        <w:t>ASP</w:t>
      </w:r>
      <w:proofErr w:type="gramStart"/>
      <w:r>
        <w:t>.NET</w:t>
      </w:r>
      <w:proofErr w:type="gramEnd"/>
      <w:r>
        <w:t xml:space="preserve"> Core</w:t>
      </w:r>
      <w:bookmarkEnd w:id="21"/>
      <w:bookmarkEnd w:id="22"/>
    </w:p>
    <w:p w14:paraId="52895C89" w14:textId="77777777" w:rsidR="008E35DF" w:rsidRDefault="008E35DF" w:rsidP="008E35DF">
      <w:r>
        <w:t>A diplomaterv szerveroldali logikáját, a RESTful API-t, ASP</w:t>
      </w:r>
      <w:proofErr w:type="gramStart"/>
      <w:r>
        <w:t>.NET</w:t>
      </w:r>
      <w:proofErr w:type="gramEnd"/>
      <w:r>
        <w:t xml:space="preserve"> Core keretrendszerrel valósítottam meg. Mivel a feladatkiírásom is ezt a technológiát jelölte meg, egyértelmű volt a választás. Ez a modern, platformfüggetlen keretrendszer tökéletes alapot adott egy robusztus, nagy teljesítményű webes API elkészítéséhez.</w:t>
      </w:r>
    </w:p>
    <w:p w14:paraId="7AAFE2E3" w14:textId="77777777" w:rsidR="008E35DF" w:rsidRDefault="008E35DF" w:rsidP="008E35DF"/>
    <w:p w14:paraId="3E2AA175" w14:textId="28B79B38" w:rsidR="008E35DF" w:rsidRDefault="008E35DF" w:rsidP="008E35DF">
      <w:r>
        <w:lastRenderedPageBreak/>
        <w:t xml:space="preserve">A fejlesztés során kihasználtam a keretrendszer számos beépített </w:t>
      </w:r>
      <w:proofErr w:type="gramStart"/>
      <w:r>
        <w:t>funkcióját</w:t>
      </w:r>
      <w:proofErr w:type="gramEnd"/>
      <w:r>
        <w:t>, amelyek közül a projektem szempontjából a legfontosabbak a következők voltak:</w:t>
      </w:r>
    </w:p>
    <w:p w14:paraId="5E10AFA2" w14:textId="032A366B" w:rsidR="008E35DF" w:rsidRDefault="008E35DF" w:rsidP="00605D5F">
      <w:pPr>
        <w:pStyle w:val="Listaszerbekezds"/>
        <w:numPr>
          <w:ilvl w:val="0"/>
          <w:numId w:val="12"/>
        </w:numPr>
      </w:pPr>
      <w:r>
        <w:t>Kestrel: A beépített, nagy teljesítményű HTTP-kiszolgáló.</w:t>
      </w:r>
    </w:p>
    <w:p w14:paraId="385FB716" w14:textId="094A34F9" w:rsidR="008E35DF" w:rsidRDefault="008E35DF" w:rsidP="00605D5F">
      <w:pPr>
        <w:pStyle w:val="Listaszerbekezds"/>
        <w:numPr>
          <w:ilvl w:val="0"/>
          <w:numId w:val="12"/>
        </w:numPr>
      </w:pPr>
      <w:r>
        <w:t>Integrált függőséginjektálás (Dependency Injection): Ezt alkalmaztam a szolgáltatások (pl. RecipeService, DailyNoteService) és a DbContext kontroller-szintű kezelésére, ami a kódot tisztán és tesztelhetően tartotta.</w:t>
      </w:r>
    </w:p>
    <w:p w14:paraId="488B226D" w14:textId="3EA3416C" w:rsidR="008E35DF" w:rsidRDefault="008E35DF" w:rsidP="00605D5F">
      <w:pPr>
        <w:pStyle w:val="Listaszerbekezds"/>
        <w:numPr>
          <w:ilvl w:val="0"/>
          <w:numId w:val="12"/>
        </w:numPr>
      </w:pPr>
      <w:proofErr w:type="gramStart"/>
      <w:r>
        <w:t>Minimális</w:t>
      </w:r>
      <w:proofErr w:type="gramEnd"/>
      <w:r>
        <w:t xml:space="preserve"> API-k és MVC: Bár a keretrendszer támogatja a minimális API-kat, én a hagyományos Model-View-Controller (MVC) felépítést választottam (kontroller osztályokkal), mert a projekt komplexitása (pl. a DailyNoteController-ben lévő több végpont) így átláthatóbb maradt.</w:t>
      </w:r>
    </w:p>
    <w:p w14:paraId="553A3D29" w14:textId="4770556A" w:rsidR="008E35DF" w:rsidRDefault="008E35DF" w:rsidP="00605D5F">
      <w:pPr>
        <w:pStyle w:val="Listaszerbekezds"/>
        <w:numPr>
          <w:ilvl w:val="0"/>
          <w:numId w:val="12"/>
        </w:numPr>
      </w:pPr>
      <w:r>
        <w:t>Integráció az Angularral: A beépített mechanizmusok (pl. CORS beállítások) megkönnyítették a kliensoldali alkalmazással való zökkenőmentes kommunikációt.</w:t>
      </w:r>
    </w:p>
    <w:p w14:paraId="33535CED" w14:textId="36492DF4" w:rsidR="002566FB" w:rsidRPr="00E87B2A" w:rsidRDefault="008E35DF" w:rsidP="00605D5F">
      <w:pPr>
        <w:pStyle w:val="Listaszerbekezds"/>
        <w:numPr>
          <w:ilvl w:val="0"/>
          <w:numId w:val="12"/>
        </w:numPr>
      </w:pPr>
      <w:r>
        <w:t xml:space="preserve">Beépített biztonsági </w:t>
      </w:r>
      <w:proofErr w:type="gramStart"/>
      <w:r>
        <w:t>funkciók</w:t>
      </w:r>
      <w:proofErr w:type="gramEnd"/>
      <w:r>
        <w:t>: Ezekre építettem a hitelesítési és autorizációs logikát.</w:t>
      </w:r>
    </w:p>
    <w:p w14:paraId="2020CD50" w14:textId="77777777" w:rsidR="002566FB" w:rsidRDefault="002566FB" w:rsidP="002566FB">
      <w:pPr>
        <w:pStyle w:val="Cmsor3"/>
      </w:pPr>
      <w:bookmarkStart w:id="23" w:name="_Toc209525206"/>
      <w:bookmarkStart w:id="24" w:name="_Toc214917726"/>
      <w:r>
        <w:t>Hitelesítés / Autorizáció</w:t>
      </w:r>
      <w:bookmarkEnd w:id="23"/>
      <w:bookmarkEnd w:id="24"/>
    </w:p>
    <w:p w14:paraId="4DF51972" w14:textId="39D06AE2" w:rsidR="008E35DF" w:rsidRPr="008E35DF" w:rsidRDefault="008E35DF" w:rsidP="008E35DF">
      <w:bookmarkStart w:id="25" w:name="_Toc209525207"/>
      <w:r w:rsidRPr="008E35DF">
        <w:t>A felhasználók biztonságos kezelését és az API végpontok védelmét ASP</w:t>
      </w:r>
      <w:proofErr w:type="gramStart"/>
      <w:r w:rsidRPr="008E35DF">
        <w:t>.NET</w:t>
      </w:r>
      <w:proofErr w:type="gramEnd"/>
      <w:r w:rsidRPr="008E35DF">
        <w:t xml:space="preserve"> Identity segítségével oldottam meg.</w:t>
      </w:r>
    </w:p>
    <w:p w14:paraId="37DA11D4" w14:textId="3B59122C" w:rsidR="008E35DF" w:rsidRPr="008E35DF" w:rsidRDefault="008E35DF" w:rsidP="008E35DF">
      <w:r w:rsidRPr="008E35DF">
        <w:t xml:space="preserve">A kliensoldali Angular alkalmazás és a backend közötti állapotmentes (stateless) kommunikációhoz JSON Web Token (JWT) alapú hitelesítést implementáltam. A Microsoft.AspNetCore.Authentication.JwtBearer csomagot használtam a </w:t>
      </w:r>
      <w:proofErr w:type="gramStart"/>
      <w:r w:rsidRPr="008E35DF">
        <w:t>kliens</w:t>
      </w:r>
      <w:proofErr w:type="gramEnd"/>
      <w:r w:rsidRPr="008E35DF">
        <w:t xml:space="preserve"> által küldött tokenek validálására.</w:t>
      </w:r>
    </w:p>
    <w:p w14:paraId="7061FD80" w14:textId="77777777" w:rsidR="008E35DF" w:rsidRDefault="008E35DF" w:rsidP="008E35DF">
      <w:r w:rsidRPr="008E35DF">
        <w:t xml:space="preserve">A felhasználók, szerepkörök (Roles) és a jelszavak (hash-elt formában) tárolását a Microsoft.AspNetCore.Identity.EntityFrameworkCore csomag tette lehetővé, amely </w:t>
      </w:r>
      <w:proofErr w:type="gramStart"/>
      <w:r w:rsidRPr="008E35DF">
        <w:t>automatikusan</w:t>
      </w:r>
      <w:proofErr w:type="gramEnd"/>
      <w:r w:rsidRPr="008E35DF">
        <w:t xml:space="preserve"> integrálta az Identity modellt az Entity Framework adatbázis-sémámba. A tokenek tényleges generálását a JWTService-ben, </w:t>
      </w:r>
      <w:proofErr w:type="gramStart"/>
      <w:r w:rsidRPr="008E35DF">
        <w:t>a</w:t>
      </w:r>
      <w:proofErr w:type="gramEnd"/>
      <w:r w:rsidRPr="008E35DF">
        <w:t xml:space="preserve"> IdentityModel.Tokens.JWT csomag segítségével valósítottam meg.</w:t>
      </w:r>
    </w:p>
    <w:p w14:paraId="1CC87CE8" w14:textId="3E84313E" w:rsidR="002566FB" w:rsidRPr="00A22102" w:rsidRDefault="002566FB" w:rsidP="008E35DF">
      <w:pPr>
        <w:pStyle w:val="Cmsor3"/>
      </w:pPr>
      <w:bookmarkStart w:id="26" w:name="_Toc214917727"/>
      <w:proofErr w:type="gramStart"/>
      <w:r>
        <w:lastRenderedPageBreak/>
        <w:t>E-mail szolgáltatás</w:t>
      </w:r>
      <w:bookmarkEnd w:id="25"/>
      <w:bookmarkEnd w:id="26"/>
      <w:proofErr w:type="gramEnd"/>
    </w:p>
    <w:p w14:paraId="656EC95A" w14:textId="755CB359" w:rsidR="008E35DF" w:rsidRPr="008E35DF" w:rsidRDefault="008E35DF" w:rsidP="008E35DF">
      <w:bookmarkStart w:id="27" w:name="_Toc209525208"/>
      <w:r w:rsidRPr="008E35DF">
        <w:t xml:space="preserve">A felhasználói regisztráció megerősítéséhez és az "elfelejtett jelszó" funkcióhoz szükség volt egy megbízható </w:t>
      </w:r>
      <w:proofErr w:type="gramStart"/>
      <w:r w:rsidRPr="008E35DF">
        <w:t>e-mail küldő</w:t>
      </w:r>
      <w:proofErr w:type="gramEnd"/>
      <w:r w:rsidRPr="008E35DF">
        <w:t xml:space="preserve"> szolgáltatásra. Erre a célra a Mailjet platformját választottam.</w:t>
      </w:r>
    </w:p>
    <w:p w14:paraId="1039A6D5" w14:textId="77777777" w:rsidR="008E35DF" w:rsidRPr="008E35DF" w:rsidRDefault="008E35DF" w:rsidP="008E35DF">
      <w:pPr>
        <w:rPr>
          <w:rFonts w:cs="Arial"/>
          <w:b/>
          <w:bCs/>
          <w:sz w:val="28"/>
          <w:szCs w:val="26"/>
        </w:rPr>
      </w:pPr>
      <w:r w:rsidRPr="008E35DF">
        <w:t xml:space="preserve">A HealthyAPI/Services/EmailService.cs osztályomban implementáltam azt a logikát, amely a Mailjet Representational State Transfer (REST) alapú API-ján </w:t>
      </w:r>
      <w:proofErr w:type="gramStart"/>
      <w:r w:rsidRPr="008E35DF">
        <w:t>keresztül küldi</w:t>
      </w:r>
      <w:proofErr w:type="gramEnd"/>
      <w:r w:rsidRPr="008E35DF">
        <w:t xml:space="preserve"> ki a leveleket. Az API hívások törzse JavaScript Object Notation (JSON) formátumú adatokat tartalmaz.</w:t>
      </w:r>
    </w:p>
    <w:p w14:paraId="2B1B17B7" w14:textId="46C1B9D7" w:rsidR="002566FB" w:rsidRDefault="000E6AE3" w:rsidP="008E35DF">
      <w:pPr>
        <w:pStyle w:val="Cmsor3"/>
      </w:pPr>
      <w:bookmarkStart w:id="28" w:name="_Toc214917728"/>
      <w:bookmarkEnd w:id="27"/>
      <w:r>
        <w:t>API dokumentáció és kliensgenerálás (Swagger és NSwag)</w:t>
      </w:r>
      <w:bookmarkEnd w:id="28"/>
      <w:r w:rsidR="002566FB">
        <w:t xml:space="preserve"> </w:t>
      </w:r>
    </w:p>
    <w:p w14:paraId="649E24D8" w14:textId="0197D572" w:rsidR="000E6AE3" w:rsidRPr="000E6AE3" w:rsidRDefault="000E6AE3" w:rsidP="000E6AE3">
      <w:bookmarkStart w:id="29" w:name="_Toc209525209"/>
      <w:r w:rsidRPr="000E6AE3">
        <w:t>A frontend és a backend fejlesztésének szinkronizálása és a típusbiztos kommunikáció érdekében kulcsfontosságú volt az API pontos dokumentálása. Erre az NSwag eszköztárat használtam.</w:t>
      </w:r>
    </w:p>
    <w:p w14:paraId="4DED605D" w14:textId="18F681FC" w:rsidR="000E6AE3" w:rsidRPr="000E6AE3" w:rsidRDefault="000E6AE3" w:rsidP="000E6AE3">
      <w:r w:rsidRPr="000E6AE3">
        <w:t xml:space="preserve">Az NSwag a C# kontroller osztályaim (HealthyAPI/Controllers) és DTO-im (HealthyAPI/DTOs) alapján futásidőben </w:t>
      </w:r>
      <w:proofErr w:type="gramStart"/>
      <w:r w:rsidRPr="000E6AE3">
        <w:t>automatikusan</w:t>
      </w:r>
      <w:proofErr w:type="gramEnd"/>
      <w:r w:rsidRPr="000E6AE3">
        <w:t xml:space="preserve"> generálta az OpenAPI (Swagger) specifikációt. Ez a swagger.json </w:t>
      </w:r>
      <w:proofErr w:type="gramStart"/>
      <w:r w:rsidRPr="000E6AE3">
        <w:t>fájl</w:t>
      </w:r>
      <w:proofErr w:type="gramEnd"/>
      <w:r w:rsidRPr="000E6AE3">
        <w:t xml:space="preserve"> szolgált alapul a böngészőben futó interaktív Swagger UI felülethez, ami felbecsülhetetlen segítség volt a fejlesztés és a tesztelés során.</w:t>
      </w:r>
    </w:p>
    <w:p w14:paraId="35557130" w14:textId="7A05EC84" w:rsidR="002566FB" w:rsidRDefault="000E6AE3" w:rsidP="000E6AE3">
      <w:r w:rsidRPr="000E6AE3">
        <w:t xml:space="preserve">A munkafolyamat másik kulcslépéseként az NSwag (az ad.nswag konfigurációs </w:t>
      </w:r>
      <w:proofErr w:type="gramStart"/>
      <w:r w:rsidRPr="000E6AE3">
        <w:t>fájl</w:t>
      </w:r>
      <w:proofErr w:type="gramEnd"/>
      <w:r w:rsidRPr="000E6AE3">
        <w:t xml:space="preserve"> alapján) képes volt ebből az OpenAPI specifikációból legenerálni a teljes TypeScript kliens osztályt (Client/src/app/shared/models/Nswag generated/NswagGenerated.ts) az Angular alkalmazásom számára. Így a frontend oldalon típusbiztosan, fordítási időben ellenőrizhető </w:t>
      </w:r>
      <w:proofErr w:type="gramStart"/>
      <w:r w:rsidRPr="000E6AE3">
        <w:t>metódusokkal</w:t>
      </w:r>
      <w:proofErr w:type="gramEnd"/>
      <w:r w:rsidRPr="000E6AE3">
        <w:t xml:space="preserve"> hívhattam meg a backend végpontokat, elkerülve a manuális http hívásokból adódó hibákat.</w:t>
      </w:r>
      <w:bookmarkEnd w:id="29"/>
      <w:r>
        <w:t xml:space="preserve"> </w:t>
      </w:r>
    </w:p>
    <w:p w14:paraId="29E4040C" w14:textId="77777777" w:rsidR="002566FB" w:rsidRDefault="002566FB" w:rsidP="002566FB">
      <w:pPr>
        <w:pStyle w:val="Kp"/>
      </w:pPr>
      <w:r>
        <w:rPr>
          <w:noProof/>
          <w:lang w:eastAsia="hu-HU"/>
        </w:rPr>
        <w:lastRenderedPageBreak/>
        <w:drawing>
          <wp:inline distT="0" distB="0" distL="0" distR="0" wp14:anchorId="1DCA9C0C" wp14:editId="00D144B7">
            <wp:extent cx="5400040" cy="2614930"/>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swag.png"/>
                    <pic:cNvPicPr/>
                  </pic:nvPicPr>
                  <pic:blipFill>
                    <a:blip r:embed="rId13">
                      <a:extLst>
                        <a:ext uri="{28A0092B-C50C-407E-A947-70E740481C1C}">
                          <a14:useLocalDpi xmlns:a14="http://schemas.microsoft.com/office/drawing/2010/main" val="0"/>
                        </a:ext>
                      </a:extLst>
                    </a:blip>
                    <a:stretch>
                      <a:fillRect/>
                    </a:stretch>
                  </pic:blipFill>
                  <pic:spPr>
                    <a:xfrm>
                      <a:off x="0" y="0"/>
                      <a:ext cx="5400040" cy="2614930"/>
                    </a:xfrm>
                    <a:prstGeom prst="rect">
                      <a:avLst/>
                    </a:prstGeom>
                  </pic:spPr>
                </pic:pic>
              </a:graphicData>
            </a:graphic>
          </wp:inline>
        </w:drawing>
      </w:r>
    </w:p>
    <w:p w14:paraId="2B7C1062" w14:textId="77777777" w:rsidR="002566FB" w:rsidRDefault="002566FB" w:rsidP="002566FB">
      <w:pPr>
        <w:pStyle w:val="Kpalrs"/>
      </w:pPr>
      <w:r>
        <w:fldChar w:fldCharType="begin"/>
      </w:r>
      <w:r>
        <w:instrText xml:space="preserve"> STYLEREF 3 \s </w:instrText>
      </w:r>
      <w:r>
        <w:fldChar w:fldCharType="separate"/>
      </w:r>
      <w:r>
        <w:rPr>
          <w:noProof/>
        </w:rPr>
        <w:t>2.2.4</w:t>
      </w:r>
      <w:r>
        <w:rPr>
          <w:noProof/>
        </w:rPr>
        <w:fldChar w:fldCharType="end"/>
      </w:r>
      <w:r>
        <w:noBreakHyphen/>
      </w:r>
      <w:r>
        <w:fldChar w:fldCharType="begin"/>
      </w:r>
      <w:r>
        <w:instrText xml:space="preserve"> SEQ ábra \* ARABIC \s 3 </w:instrText>
      </w:r>
      <w:r>
        <w:fldChar w:fldCharType="separate"/>
      </w:r>
      <w:r>
        <w:rPr>
          <w:noProof/>
        </w:rPr>
        <w:t>1</w:t>
      </w:r>
      <w:r>
        <w:rPr>
          <w:noProof/>
        </w:rPr>
        <w:fldChar w:fldCharType="end"/>
      </w:r>
      <w:r>
        <w:t>. ábra Nswag generálás folyamata</w:t>
      </w:r>
      <w:r>
        <w:fldChar w:fldCharType="begin"/>
      </w:r>
      <w:r>
        <w:instrText xml:space="preserve"> REF _Ref209364537 \r \h </w:instrText>
      </w:r>
      <w:r>
        <w:fldChar w:fldCharType="separate"/>
      </w:r>
      <w:r>
        <w:t>[6]</w:t>
      </w:r>
      <w:r>
        <w:fldChar w:fldCharType="end"/>
      </w:r>
    </w:p>
    <w:p w14:paraId="518D5924" w14:textId="77777777" w:rsidR="002566FB" w:rsidRDefault="002566FB" w:rsidP="00345083">
      <w:pPr>
        <w:pStyle w:val="Cmsor3"/>
      </w:pPr>
      <w:bookmarkStart w:id="30" w:name="_Toc214917729"/>
      <w:r>
        <w:t>Entity Framework</w:t>
      </w:r>
      <w:bookmarkEnd w:id="30"/>
    </w:p>
    <w:p w14:paraId="01D7FF9F" w14:textId="73F849AA" w:rsidR="000E6AE3" w:rsidRDefault="000E6AE3" w:rsidP="000E6AE3">
      <w:r>
        <w:t xml:space="preserve">Az alkalmazás adatainak perzisztens tárolásához Microsoft SQL </w:t>
      </w:r>
      <w:proofErr w:type="gramStart"/>
      <w:r>
        <w:t>Server adatbázist</w:t>
      </w:r>
      <w:proofErr w:type="gramEnd"/>
      <w:r>
        <w:t xml:space="preserve"> választottam. Az adatbázis és a C# objektumorientált modellek (HealthyAPI/Models) közötti leképezést az Entity Framework Core (EF Core) keretrendszerrel oldottam meg.</w:t>
      </w:r>
    </w:p>
    <w:p w14:paraId="36A1963E" w14:textId="13E48CD5" w:rsidR="002566FB" w:rsidRPr="00BB4D56" w:rsidRDefault="000E6AE3" w:rsidP="000E6AE3">
      <w:r>
        <w:t xml:space="preserve">Ez a modern, </w:t>
      </w:r>
      <w:proofErr w:type="gramStart"/>
      <w:r>
        <w:t>objektum</w:t>
      </w:r>
      <w:proofErr w:type="gramEnd"/>
      <w:r>
        <w:t>-relációs leképező (ORM) lehetővé tette, ho</w:t>
      </w:r>
      <w:r w:rsidR="004E3679">
        <w:t>gy tiszta C# osztályokkal</w:t>
      </w:r>
      <w:r>
        <w:t xml:space="preserve"> definiáljam az adatbázis sémáját, és ne kelljen manuálisan SQL parancsokat írnom. A lekérdezéseket Language-Integrated Query (LINQ) segítségével fogalmaztam meg a szolgáltatási rétegben (pl. a RecipeService-ben). Az adatbázis-séma változásait és verziókövetését az EF Core Migrations </w:t>
      </w:r>
      <w:proofErr w:type="gramStart"/>
      <w:r>
        <w:t>funkciójával</w:t>
      </w:r>
      <w:proofErr w:type="gramEnd"/>
      <w:r>
        <w:t xml:space="preserve"> kezeltem.</w:t>
      </w:r>
    </w:p>
    <w:p w14:paraId="700D8C08" w14:textId="38F4BCF5" w:rsidR="002566FB" w:rsidRDefault="002566FB" w:rsidP="002566FB">
      <w:pPr>
        <w:pStyle w:val="Cmsor2"/>
      </w:pPr>
      <w:bookmarkStart w:id="31" w:name="_Toc209525210"/>
      <w:bookmarkStart w:id="32" w:name="_Toc214917730"/>
      <w:proofErr w:type="gramStart"/>
      <w:r>
        <w:t>Kliens</w:t>
      </w:r>
      <w:proofErr w:type="gramEnd"/>
      <w:r>
        <w:t xml:space="preserve"> oldali technológiák:</w:t>
      </w:r>
      <w:bookmarkEnd w:id="31"/>
      <w:bookmarkEnd w:id="32"/>
    </w:p>
    <w:p w14:paraId="2001D20E" w14:textId="612B61BA" w:rsidR="004E3679" w:rsidRDefault="005A1117" w:rsidP="004E3679">
      <w:r w:rsidRPr="005A1117">
        <w:t xml:space="preserve">A felhasználói felületet (frontend) egy modern, egyoldalas alkalmazásként (SPA - Single Page Application) terveztem meg. Ennek lényege, hogy a szerver csak egyszer tölti be a keretrendszert, a továbbiakban pedig a felhasználói </w:t>
      </w:r>
      <w:proofErr w:type="gramStart"/>
      <w:r w:rsidRPr="005A1117">
        <w:t>interakciók</w:t>
      </w:r>
      <w:proofErr w:type="gramEnd"/>
      <w:r w:rsidRPr="005A1117">
        <w:t xml:space="preserve"> során dinamikusan cserélődik a tartalom, újratöltés nélkül. A fejlesztés során a komponensalapú architektúrát követtem, ami lehetővé tette a kód újrafelhasználhatóságát és</w:t>
      </w:r>
      <w:r>
        <w:t xml:space="preserve"> a könnyebb karbantarthatóságot</w:t>
      </w:r>
      <w:r w:rsidR="004E3679" w:rsidRPr="004E3679">
        <w:t>.</w:t>
      </w:r>
    </w:p>
    <w:p w14:paraId="50F0860C" w14:textId="77777777" w:rsidR="007B5FA6" w:rsidRDefault="007B5FA6" w:rsidP="007B5FA6">
      <w:pPr>
        <w:ind w:firstLine="0"/>
      </w:pPr>
    </w:p>
    <w:p w14:paraId="36536C07" w14:textId="77777777" w:rsidR="007B5FA6" w:rsidRPr="00A22102" w:rsidRDefault="007B5FA6" w:rsidP="007B5FA6">
      <w:pPr>
        <w:pStyle w:val="Cmsor3"/>
      </w:pPr>
      <w:r w:rsidRPr="00A22102">
        <w:lastRenderedPageBreak/>
        <w:t xml:space="preserve">  </w:t>
      </w:r>
      <w:bookmarkStart w:id="33" w:name="_Toc209525216"/>
      <w:bookmarkStart w:id="34" w:name="_Toc214917731"/>
      <w:r w:rsidRPr="00A22102">
        <w:rPr>
          <w:rStyle w:val="Kiemels2"/>
          <w:b/>
          <w:bCs/>
        </w:rPr>
        <w:t>Angular</w:t>
      </w:r>
      <w:bookmarkEnd w:id="33"/>
      <w:bookmarkEnd w:id="34"/>
      <w:r w:rsidRPr="00A22102">
        <w:rPr>
          <w:rStyle w:val="Kiemels2"/>
          <w:b/>
          <w:bCs/>
        </w:rPr>
        <w:t xml:space="preserve"> </w:t>
      </w:r>
    </w:p>
    <w:p w14:paraId="39641113" w14:textId="77777777" w:rsidR="007B5FA6" w:rsidRDefault="007B5FA6" w:rsidP="007B5FA6">
      <w:r>
        <w:t xml:space="preserve">Az Angular a Google által fejlesztett és karbantartott, nyílt forráskódú webes keretrendszer, amelyet kifejezetten skálázható, kliensoldali webalkalmazások építésére terveztek. A </w:t>
      </w:r>
      <w:proofErr w:type="gramStart"/>
      <w:r>
        <w:t>kliens</w:t>
      </w:r>
      <w:proofErr w:type="gramEnd"/>
      <w:r>
        <w:t xml:space="preserve"> oldali logikát az Angular 17 verziójára építve valósítottam meg. A projektet modulokra és </w:t>
      </w:r>
      <w:proofErr w:type="gramStart"/>
      <w:r>
        <w:t>komponensekre</w:t>
      </w:r>
      <w:proofErr w:type="gramEnd"/>
      <w:r>
        <w:t xml:space="preserve"> bontottam a Client/src/app könyvtárban.</w:t>
      </w:r>
    </w:p>
    <w:p w14:paraId="4EEFD926" w14:textId="77777777" w:rsidR="007B5FA6" w:rsidRDefault="007B5FA6" w:rsidP="00605D5F">
      <w:pPr>
        <w:pStyle w:val="Listaszerbekezds"/>
        <w:numPr>
          <w:ilvl w:val="0"/>
          <w:numId w:val="13"/>
        </w:numPr>
      </w:pPr>
      <w:r>
        <w:t xml:space="preserve">Routing modul (AppRoutingModule): Ezzel oldottam meg az oldalak közötti </w:t>
      </w:r>
      <w:proofErr w:type="gramStart"/>
      <w:r>
        <w:t>navigációt</w:t>
      </w:r>
      <w:proofErr w:type="gramEnd"/>
      <w:r>
        <w:t xml:space="preserve">. A src/app/app-routing.module.ts </w:t>
      </w:r>
      <w:proofErr w:type="gramStart"/>
      <w:r>
        <w:t>fájlban</w:t>
      </w:r>
      <w:proofErr w:type="gramEnd"/>
      <w:r>
        <w:t xml:space="preserve"> definiáltam az útvonalakat (pl. /daily-note, /recipes), amelyekhez a megfelelő komponenseket rendeltem hozzá, így a felhasználó számára az oldalváltás azonnali és zökkenőmentes.</w:t>
      </w:r>
    </w:p>
    <w:p w14:paraId="626A5913" w14:textId="77777777" w:rsidR="007B5FA6" w:rsidRDefault="007B5FA6" w:rsidP="007B5FA6"/>
    <w:p w14:paraId="24E818AD" w14:textId="77777777" w:rsidR="007B5FA6" w:rsidRDefault="007B5FA6" w:rsidP="00605D5F">
      <w:pPr>
        <w:pStyle w:val="Listaszerbekezds"/>
        <w:numPr>
          <w:ilvl w:val="0"/>
          <w:numId w:val="13"/>
        </w:numPr>
      </w:pPr>
      <w:r>
        <w:t xml:space="preserve">Függőséginjektálás (Dependency Injection): Ezt a tervezési mintát használtam a szolgáltatások (Services) beemelésére. Például az AccountService-t a konstruktoron keresztül injektáltam a </w:t>
      </w:r>
      <w:proofErr w:type="gramStart"/>
      <w:r>
        <w:t>komponensekbe</w:t>
      </w:r>
      <w:proofErr w:type="gramEnd"/>
      <w:r>
        <w:t>, hogy központosítva kezeljem a bejelentkezési logikát és a felhasználói állapotot.</w:t>
      </w:r>
    </w:p>
    <w:p w14:paraId="77077877" w14:textId="77777777" w:rsidR="007B5FA6" w:rsidRDefault="007B5FA6" w:rsidP="007B5FA6"/>
    <w:p w14:paraId="74A56257" w14:textId="77777777" w:rsidR="007B5FA6" w:rsidRPr="00BA2AE4" w:rsidRDefault="007B5FA6" w:rsidP="00605D5F">
      <w:pPr>
        <w:pStyle w:val="Listaszerbekezds"/>
        <w:numPr>
          <w:ilvl w:val="0"/>
          <w:numId w:val="13"/>
        </w:numPr>
      </w:pPr>
      <w:r>
        <w:t xml:space="preserve">Reaktív űrlapok (Reactive Forms): A </w:t>
      </w:r>
      <w:proofErr w:type="gramStart"/>
      <w:r>
        <w:t>komplex</w:t>
      </w:r>
      <w:proofErr w:type="gramEnd"/>
      <w:r>
        <w:t xml:space="preserve"> adatbeviteli felületeket, mint például az új receptek létrehozását (CreateRecipesComponent), ezzel a módszerrel kezeltem. Ez lehetővé tette a beviteli mezők validációját (pl. kötelező mezők, formátum ellenőrzés) még azelőtt, hogy az adatokat elküldtem volna a szervernek</w:t>
      </w:r>
      <w:proofErr w:type="gramStart"/>
      <w:r>
        <w:t>...</w:t>
      </w:r>
      <w:proofErr w:type="gramEnd"/>
      <w:r>
        <w:fldChar w:fldCharType="begin"/>
      </w:r>
      <w:r>
        <w:instrText xml:space="preserve"> REF _Ref209365830 \r \h </w:instrText>
      </w:r>
      <w:r>
        <w:fldChar w:fldCharType="separate"/>
      </w:r>
      <w:r>
        <w:t>[8]</w:t>
      </w:r>
      <w:r>
        <w:fldChar w:fldCharType="end"/>
      </w:r>
    </w:p>
    <w:p w14:paraId="6C4637AD" w14:textId="77777777" w:rsidR="007B5FA6" w:rsidRDefault="007B5FA6" w:rsidP="007B5FA6">
      <w:pPr>
        <w:pStyle w:val="Cmsor3"/>
      </w:pPr>
      <w:bookmarkStart w:id="35" w:name="_Toc209525215"/>
      <w:bookmarkStart w:id="36" w:name="_Toc214917732"/>
      <w:r w:rsidRPr="000A0AF5">
        <w:t>TypeScript</w:t>
      </w:r>
      <w:bookmarkEnd w:id="35"/>
      <w:bookmarkEnd w:id="36"/>
    </w:p>
    <w:p w14:paraId="2045A1AE" w14:textId="419B4D05" w:rsidR="007B5FA6" w:rsidRPr="007B5FA6" w:rsidRDefault="007B5FA6" w:rsidP="00BC172C">
      <w:r w:rsidRPr="007B5FA6">
        <w:t>A TypeScript a JavaScript típusos szuperhalmaza, amely statikus típusellenőrzést tesz lehetővé fejlesztési időben, ezáltal csökkentve a futásidejű hibák számát.</w:t>
      </w:r>
    </w:p>
    <w:p w14:paraId="2A5861E2" w14:textId="564055A9" w:rsidR="007B5FA6" w:rsidRDefault="007B5FA6" w:rsidP="007B5FA6">
      <w:r w:rsidRPr="007B5FA6">
        <w:t xml:space="preserve">Bár a böngészők JavaScriptet futtatnak, a forráskódot TypeScript nyelven írtam. Ez lehetővé tette számomra a szigorú típusosság érvényesítését az egész alkalmazásban. Különösen nagy hasznát vettem az NSwag eszközzel generált DTO-k (Data Transfer Object) esetében. A src/app/shared/models/Nswag generated/NswagGenerated.ts </w:t>
      </w:r>
      <w:proofErr w:type="gramStart"/>
      <w:r w:rsidRPr="007B5FA6">
        <w:t>fájlban</w:t>
      </w:r>
      <w:proofErr w:type="gramEnd"/>
      <w:r w:rsidRPr="007B5FA6">
        <w:t xml:space="preserve"> található interfészek (pl. IDailyNoteResponseDto, IRecipeResponseDto) biztosították, hogy a frontend adatmodellje mindig pontosan szinkronban legyen a backend API </w:t>
      </w:r>
      <w:r w:rsidRPr="007B5FA6">
        <w:lastRenderedPageBreak/>
        <w:t xml:space="preserve">válaszaival. Így, ha a backend megváltozott, a fordító azonnal jelezte a hibát a </w:t>
      </w:r>
      <w:proofErr w:type="gramStart"/>
      <w:r w:rsidRPr="007B5FA6">
        <w:t>kliens</w:t>
      </w:r>
      <w:proofErr w:type="gramEnd"/>
      <w:r w:rsidRPr="007B5FA6">
        <w:t xml:space="preserve"> kódban.</w:t>
      </w:r>
      <w:r>
        <w:fldChar w:fldCharType="begin"/>
      </w:r>
      <w:r>
        <w:instrText xml:space="preserve"> REF _Ref209366468 \r \h  \* MERGEFORMAT </w:instrText>
      </w:r>
      <w:r>
        <w:fldChar w:fldCharType="separate"/>
      </w:r>
      <w:r>
        <w:t>[9]</w:t>
      </w:r>
      <w:r>
        <w:fldChar w:fldCharType="end"/>
      </w:r>
    </w:p>
    <w:p w14:paraId="05B69408" w14:textId="77777777" w:rsidR="007B5FA6" w:rsidRDefault="007B5FA6" w:rsidP="007B5FA6">
      <w:pPr>
        <w:ind w:firstLine="0"/>
      </w:pPr>
    </w:p>
    <w:p w14:paraId="4859AD27" w14:textId="75DE2121" w:rsidR="007B5FA6" w:rsidRDefault="007B5FA6" w:rsidP="007B5FA6">
      <w:pPr>
        <w:pStyle w:val="Cmsor3"/>
      </w:pPr>
      <w:bookmarkStart w:id="37" w:name="_Toc214917733"/>
      <w:r>
        <w:t>HTML és CSS</w:t>
      </w:r>
      <w:bookmarkEnd w:id="37"/>
    </w:p>
    <w:p w14:paraId="4DD7B704" w14:textId="0EACE3DC" w:rsidR="007B5FA6" w:rsidRDefault="007B5FA6" w:rsidP="007B5FA6">
      <w:r>
        <w:t xml:space="preserve"> A HTML (HyperText Markup Language) a weboldalak szerkezetét leíró nyelv, míg a CSS (Cascading Style Sheets) a megjelenésért és formázásért felelős stílusleíró nyelv. Az alkalmazás vázát HTML5 sablonok segítségével </w:t>
      </w:r>
      <w:proofErr w:type="gramStart"/>
      <w:r>
        <w:t>definiáltam</w:t>
      </w:r>
      <w:proofErr w:type="gramEnd"/>
      <w:r>
        <w:t xml:space="preserve">. Minden Angular </w:t>
      </w:r>
      <w:proofErr w:type="gramStart"/>
      <w:r>
        <w:t>komponenshez</w:t>
      </w:r>
      <w:proofErr w:type="gramEnd"/>
      <w:r>
        <w:t xml:space="preserve"> (pl. daily-note.component.html) külön HTML fájlt rendeltem, így tisztán szétválasztottam a megjelenítést (View) az üzleti logikától. A stílusozáshoz CSS3-at használtam. Kihasználtam az Angular </w:t>
      </w:r>
      <w:proofErr w:type="gramStart"/>
      <w:r>
        <w:t>komponens</w:t>
      </w:r>
      <w:proofErr w:type="gramEnd"/>
      <w:r>
        <w:t>-szintű stílusizolációját (ViewEncapsulation), ami azt jelenti, hogy az egyes komponensekhez írt CSS szabályok (pl. a daily-note.component.css-ben) csak arra az adott komponensre érvényesek, nem "szivárognak át" az alkalmazás többi részére, így elkerültem a stílusütközéseket.</w:t>
      </w:r>
    </w:p>
    <w:p w14:paraId="6794F75B" w14:textId="77777777" w:rsidR="007B5FA6" w:rsidRDefault="007B5FA6" w:rsidP="007B5FA6">
      <w:pPr>
        <w:ind w:firstLine="0"/>
      </w:pPr>
    </w:p>
    <w:p w14:paraId="58E25545" w14:textId="7EB15748" w:rsidR="007B5FA6" w:rsidRDefault="007B5FA6" w:rsidP="007B5FA6">
      <w:pPr>
        <w:pStyle w:val="Cmsor3"/>
      </w:pPr>
      <w:r>
        <w:t xml:space="preserve"> </w:t>
      </w:r>
      <w:bookmarkStart w:id="38" w:name="_Toc214917734"/>
      <w:r>
        <w:t>Bootstrap és Bootswatch</w:t>
      </w:r>
      <w:bookmarkEnd w:id="38"/>
    </w:p>
    <w:p w14:paraId="7D230D8E" w14:textId="7DF97607" w:rsidR="007B5FA6" w:rsidRPr="000A0AF5" w:rsidRDefault="007B5FA6" w:rsidP="007B5FA6">
      <w:r>
        <w:t xml:space="preserve">A Bootstrap a világ legnépszerűbb nyílt forráskódú eszközkészlete reszponzív, mobil-első weboldalak fejlesztéséhez. A Bootswatch pedig előre gyártott témákat kínál a Bootstraphez. Annak érdekében, hogy az alkalmazás reszponzív legyen (azaz mobiltelefonon és asztali gépen is megfelelően jelenjen meg), a Bootstrap 5 keretrendszert integráltam a projektbe. A rácsrendszer (Grid system) osztályait (pl. container, row, col-md-6) alkalmaztam a HTML sablonokban az elrendezések kialakítására. A vizuális megjelenés testreszabásához a Bootswatch csomag Pulse témáját választottam, amelyet az angular.json konfigurációs </w:t>
      </w:r>
      <w:proofErr w:type="gramStart"/>
      <w:r>
        <w:t>fájlban</w:t>
      </w:r>
      <w:proofErr w:type="gramEnd"/>
      <w:r>
        <w:t xml:space="preserve"> állítottam be. Ez modern színvilágot és egységes tipográfiát kölcsönzött a felületnek. Emellett az ngx-toastr könyvtárat is beépítettem, amellyel esztétikus felugró üzenetekben (toast notification) adok visszajelzést a felhasználónak a sikeres mentésekről vagy hibákról.</w:t>
      </w:r>
    </w:p>
    <w:p w14:paraId="02ECDA82" w14:textId="77777777" w:rsidR="002566FB" w:rsidRDefault="002566FB" w:rsidP="002566FB">
      <w:pPr>
        <w:pStyle w:val="Cmsor2"/>
      </w:pPr>
      <w:bookmarkStart w:id="39" w:name="_Toc209525217"/>
      <w:bookmarkStart w:id="40" w:name="_Toc214917735"/>
      <w:r>
        <w:lastRenderedPageBreak/>
        <w:t>Adattárolás:</w:t>
      </w:r>
      <w:bookmarkEnd w:id="39"/>
      <w:bookmarkEnd w:id="40"/>
    </w:p>
    <w:p w14:paraId="3700AF3A" w14:textId="74E252CA" w:rsidR="00345083" w:rsidRDefault="00345083" w:rsidP="007B5FA6">
      <w:pPr>
        <w:pStyle w:val="Cmsor3"/>
      </w:pPr>
      <w:bookmarkStart w:id="41" w:name="_Toc214917736"/>
      <w:r>
        <w:t>Microsoft SQL Server</w:t>
      </w:r>
      <w:bookmarkStart w:id="42" w:name="_Toc209525219"/>
      <w:bookmarkEnd w:id="41"/>
    </w:p>
    <w:p w14:paraId="48F12BF5" w14:textId="249C76B2" w:rsidR="002566FB" w:rsidRPr="00CD4D9B" w:rsidRDefault="007B5FA6" w:rsidP="002566FB">
      <w:r>
        <w:t xml:space="preserve">A Microsoft SQL Server egy robusztus, vállalati szintű </w:t>
      </w:r>
      <w:proofErr w:type="gramStart"/>
      <w:r>
        <w:t>relációs</w:t>
      </w:r>
      <w:proofErr w:type="gramEnd"/>
      <w:r>
        <w:t xml:space="preserve"> adatbázis-kezelő rendszer (RDBMS).</w:t>
      </w:r>
      <w:r w:rsidR="007C4F7F">
        <w:t xml:space="preserve"> </w:t>
      </w:r>
      <w:bookmarkEnd w:id="42"/>
      <w:r w:rsidR="00BC172C" w:rsidRPr="00BC172C">
        <w:t xml:space="preserve">Az alkalmazás strukturált adatainak (felhasználók, naplóbejegyzések, receptek) perzisztens tárolására Microsoft SQL </w:t>
      </w:r>
      <w:proofErr w:type="gramStart"/>
      <w:r w:rsidR="00BC172C" w:rsidRPr="00BC172C">
        <w:t>Server adatbázist</w:t>
      </w:r>
      <w:proofErr w:type="gramEnd"/>
      <w:r w:rsidR="00BC172C" w:rsidRPr="00BC172C">
        <w:t xml:space="preserve"> (a fejlesztés során LocalDB vagy SQLExpress példányt) alkalmaztam. A választást az indokolta, hogy ez az adatbázis-kezelő natívan és rendkívül hatékonyan integrálható </w:t>
      </w:r>
      <w:proofErr w:type="gramStart"/>
      <w:r w:rsidR="00BC172C" w:rsidRPr="00BC172C">
        <w:t>a .NET</w:t>
      </w:r>
      <w:proofErr w:type="gramEnd"/>
      <w:r w:rsidR="00BC172C" w:rsidRPr="00BC172C">
        <w:t xml:space="preserve"> környezetbe és az általam használt Entity Framework Core ORM-be. A kapcsolatot a HealthyAPI/appsettings.json </w:t>
      </w:r>
      <w:proofErr w:type="gramStart"/>
      <w:r w:rsidR="00BC172C" w:rsidRPr="00BC172C">
        <w:t>fájlban</w:t>
      </w:r>
      <w:proofErr w:type="gramEnd"/>
      <w:r w:rsidR="00BC172C" w:rsidRPr="00BC172C">
        <w:t xml:space="preserve"> konfiguráltam a DefaultConnection kapcsolati karakterlánccal.</w:t>
      </w:r>
    </w:p>
    <w:p w14:paraId="2B9AE608" w14:textId="77777777" w:rsidR="007C4F7F" w:rsidRPr="007C4F7F" w:rsidRDefault="002566FB" w:rsidP="007C4F7F">
      <w:pPr>
        <w:pStyle w:val="Cmsor2"/>
      </w:pPr>
      <w:bookmarkStart w:id="43" w:name="_Toc209525220"/>
      <w:bookmarkStart w:id="44" w:name="_Toc214917737"/>
      <w:r>
        <w:t>Fejlesztőkörnyezet:</w:t>
      </w:r>
      <w:bookmarkEnd w:id="43"/>
      <w:bookmarkEnd w:id="44"/>
    </w:p>
    <w:p w14:paraId="7D1E0505" w14:textId="6E0400B9" w:rsidR="007C4F7F" w:rsidRDefault="007C4F7F" w:rsidP="00BC172C">
      <w:r>
        <w:t>A fejlesztés során a hatékonyság maximalizálása érdekében két különböző, az adott technológiához legjobban illeszkedő fejlesztőkörnyezetet (IDE) használtam párhuzamosan.</w:t>
      </w:r>
    </w:p>
    <w:p w14:paraId="03B39D76" w14:textId="7E7898B5" w:rsidR="007C4F7F" w:rsidRDefault="007C4F7F" w:rsidP="007C4F7F">
      <w:pPr>
        <w:pStyle w:val="Cmsor3"/>
      </w:pPr>
      <w:bookmarkStart w:id="45" w:name="_Toc214917738"/>
      <w:r>
        <w:t>Visual Studio Code</w:t>
      </w:r>
      <w:bookmarkEnd w:id="45"/>
    </w:p>
    <w:p w14:paraId="1D48A486" w14:textId="073C6E89" w:rsidR="007C4F7F" w:rsidRDefault="007C4F7F" w:rsidP="007C4F7F">
      <w:r>
        <w:t xml:space="preserve">A </w:t>
      </w:r>
      <w:proofErr w:type="gramStart"/>
      <w:r>
        <w:t>kliens</w:t>
      </w:r>
      <w:proofErr w:type="gramEnd"/>
      <w:r>
        <w:t xml:space="preserve"> oldali (Angular) fejlesztéshez a Visual Studio Code kódszerkesztőt választottam. Ez a könnyűsúlyú, nyílt forráskódú szerkesztő kiváló támogatást nyújt a TypeScript nyelvhez és a webes technológiákhoz. A fejlesztés során nagyban támaszkodtam a következő </w:t>
      </w:r>
      <w:proofErr w:type="gramStart"/>
      <w:r>
        <w:t>funkciókra</w:t>
      </w:r>
      <w:proofErr w:type="gramEnd"/>
      <w:r>
        <w:t>:</w:t>
      </w:r>
    </w:p>
    <w:p w14:paraId="4FFEAE3C" w14:textId="5CDC70F6" w:rsidR="007C4F7F" w:rsidRDefault="007C4F7F" w:rsidP="00605D5F">
      <w:pPr>
        <w:pStyle w:val="Listaszerbekezds"/>
        <w:numPr>
          <w:ilvl w:val="0"/>
          <w:numId w:val="14"/>
        </w:numPr>
      </w:pPr>
      <w:r>
        <w:t>Beépített terminál: Ezen keresztül futtattam az Angular CLI parancsokat (pl. ng generate component, ng serve) közvetlenül a szerkesztőből.</w:t>
      </w:r>
    </w:p>
    <w:p w14:paraId="59A41E47" w14:textId="2FC8C052" w:rsidR="007C4F7F" w:rsidRDefault="007C4F7F" w:rsidP="00605D5F">
      <w:pPr>
        <w:pStyle w:val="Listaszerbekezds"/>
        <w:numPr>
          <w:ilvl w:val="0"/>
          <w:numId w:val="14"/>
        </w:numPr>
      </w:pPr>
      <w:r>
        <w:t xml:space="preserve">Bővítmények (Extensions): Az Angular Language Service bővítmény használata segített a HTML sablonokban lévő hibák azonnali, gépelés közbeni felismerésében és az </w:t>
      </w:r>
      <w:proofErr w:type="gramStart"/>
      <w:r>
        <w:t>automatikus</w:t>
      </w:r>
      <w:proofErr w:type="gramEnd"/>
      <w:r>
        <w:t xml:space="preserve"> kiegészítésben.</w:t>
      </w:r>
    </w:p>
    <w:p w14:paraId="082A7F36" w14:textId="77777777" w:rsidR="007C4F7F" w:rsidRDefault="007C4F7F" w:rsidP="00605D5F">
      <w:pPr>
        <w:pStyle w:val="Listaszerbekezds"/>
        <w:numPr>
          <w:ilvl w:val="0"/>
          <w:numId w:val="14"/>
        </w:numPr>
      </w:pPr>
      <w:proofErr w:type="gramStart"/>
      <w:r>
        <w:t>Fájl</w:t>
      </w:r>
      <w:proofErr w:type="gramEnd"/>
      <w:r>
        <w:t>kezelés: A Client mappa hierarchiájának átlátható kezelése és a package.json függőségek menedzselése itt történt.</w:t>
      </w:r>
    </w:p>
    <w:p w14:paraId="615EDFEE" w14:textId="77777777" w:rsidR="007C4F7F" w:rsidRDefault="007C4F7F" w:rsidP="007C4F7F"/>
    <w:p w14:paraId="0FC198D6" w14:textId="56BBE18D" w:rsidR="007C4F7F" w:rsidRDefault="007C4F7F" w:rsidP="007C4F7F">
      <w:pPr>
        <w:pStyle w:val="Cmsor3"/>
      </w:pPr>
      <w:bookmarkStart w:id="46" w:name="_Toc214917739"/>
      <w:r>
        <w:lastRenderedPageBreak/>
        <w:t>Visual Studio 2022</w:t>
      </w:r>
      <w:bookmarkEnd w:id="46"/>
    </w:p>
    <w:p w14:paraId="11110863" w14:textId="77777777" w:rsidR="007C4F7F" w:rsidRDefault="007C4F7F" w:rsidP="007C4F7F">
      <w:r>
        <w:t>A szerver oldali (ASP</w:t>
      </w:r>
      <w:proofErr w:type="gramStart"/>
      <w:r>
        <w:t>.NET</w:t>
      </w:r>
      <w:proofErr w:type="gramEnd"/>
      <w:r>
        <w:t xml:space="preserve"> Core) logikát a nagyvállalati környezetben szabványnak számító Visual Studio 2022 integrált fejlesztőkörnyezetben valósítottam meg. A választást az indokolta, hogy ez az eszköz nyújtja a legteljesebb támogatást a C# nyelvhez és </w:t>
      </w:r>
      <w:proofErr w:type="gramStart"/>
      <w:r>
        <w:t>a .NET</w:t>
      </w:r>
      <w:proofErr w:type="gramEnd"/>
      <w:r>
        <w:t xml:space="preserve"> ökoszisztémához.</w:t>
      </w:r>
    </w:p>
    <w:p w14:paraId="557B6BBF" w14:textId="77777777" w:rsidR="007C4F7F" w:rsidRDefault="007C4F7F" w:rsidP="007C4F7F"/>
    <w:p w14:paraId="7AE1578C" w14:textId="77777777" w:rsidR="007C4F7F" w:rsidRDefault="007C4F7F" w:rsidP="00605D5F">
      <w:pPr>
        <w:pStyle w:val="Listaszerbekezds"/>
        <w:numPr>
          <w:ilvl w:val="0"/>
          <w:numId w:val="15"/>
        </w:numPr>
      </w:pPr>
      <w:r>
        <w:t xml:space="preserve">Solution kezelés: A HealthyAPI.sln solution </w:t>
      </w:r>
      <w:proofErr w:type="gramStart"/>
      <w:r>
        <w:t>fájl</w:t>
      </w:r>
      <w:proofErr w:type="gramEnd"/>
      <w:r>
        <w:t xml:space="preserve"> összefogta a projekt összes elemét, a kontrollerektől az adatbázis-migrációkig.</w:t>
      </w:r>
    </w:p>
    <w:p w14:paraId="31E89BE8" w14:textId="77777777" w:rsidR="007C4F7F" w:rsidRDefault="007C4F7F" w:rsidP="007C4F7F"/>
    <w:p w14:paraId="43B1EB79" w14:textId="77777777" w:rsidR="007C4F7F" w:rsidRDefault="007C4F7F" w:rsidP="00605D5F">
      <w:pPr>
        <w:pStyle w:val="Listaszerbekezds"/>
        <w:numPr>
          <w:ilvl w:val="0"/>
          <w:numId w:val="15"/>
        </w:numPr>
      </w:pPr>
      <w:r>
        <w:t>NuGet csomagkezelő: Ezen keresztül telepítettem és frissítettem a backend működéséhez szükséges könyvtárakat (pl. Microsoft</w:t>
      </w:r>
      <w:proofErr w:type="gramStart"/>
      <w:r>
        <w:t>.EntityFrameworkCore</w:t>
      </w:r>
      <w:proofErr w:type="gramEnd"/>
      <w:r>
        <w:t>, NSwag.AspNetCore).</w:t>
      </w:r>
    </w:p>
    <w:p w14:paraId="1BA352C8" w14:textId="77777777" w:rsidR="007C4F7F" w:rsidRDefault="007C4F7F" w:rsidP="007C4F7F"/>
    <w:p w14:paraId="63AB839E" w14:textId="77777777" w:rsidR="007C4F7F" w:rsidRDefault="007C4F7F" w:rsidP="00605D5F">
      <w:pPr>
        <w:pStyle w:val="Listaszerbekezds"/>
        <w:numPr>
          <w:ilvl w:val="0"/>
          <w:numId w:val="15"/>
        </w:numPr>
      </w:pPr>
      <w:r>
        <w:t xml:space="preserve">Hibakeresés (Debugging): A beépített hibakeresővel lépésről lépésre tudtam követni a backend kód futását, a változók értékét és a kivételeket, ami elengedhetetlen volt a </w:t>
      </w:r>
      <w:proofErr w:type="gramStart"/>
      <w:r>
        <w:t>komplexebb</w:t>
      </w:r>
      <w:proofErr w:type="gramEnd"/>
      <w:r>
        <w:t xml:space="preserve"> üzleti logika (pl. DailyNoteService számításai) ellenőrzéséhez.</w:t>
      </w:r>
    </w:p>
    <w:p w14:paraId="45E530BF" w14:textId="77777777" w:rsidR="007C4F7F" w:rsidRDefault="007C4F7F" w:rsidP="007C4F7F"/>
    <w:p w14:paraId="048BDBE4" w14:textId="787E9364" w:rsidR="007C4F7F" w:rsidRDefault="007C4F7F" w:rsidP="007C4F7F">
      <w:pPr>
        <w:pStyle w:val="Cmsor3"/>
      </w:pPr>
      <w:r>
        <w:t xml:space="preserve"> </w:t>
      </w:r>
      <w:bookmarkStart w:id="47" w:name="_Toc214917740"/>
      <w:r>
        <w:t>Munkafolyamat követése</w:t>
      </w:r>
      <w:bookmarkEnd w:id="47"/>
    </w:p>
    <w:p w14:paraId="047F7EC4" w14:textId="1DB6D201" w:rsidR="007C4F7F" w:rsidRDefault="007C4F7F" w:rsidP="007C4F7F">
      <w:pPr>
        <w:pStyle w:val="Cmsor3"/>
      </w:pPr>
      <w:bookmarkStart w:id="48" w:name="_Toc214917741"/>
      <w:r>
        <w:t>Verziókezelés (Git és GitHub)</w:t>
      </w:r>
      <w:bookmarkEnd w:id="48"/>
    </w:p>
    <w:p w14:paraId="62DC55A4" w14:textId="72977411" w:rsidR="007C4F7F" w:rsidRDefault="007C4F7F" w:rsidP="007C4F7F">
      <w:r>
        <w:t>A forráskód biztonságos tárolását, verziókövetését és a változtatások dokumentálását a Git verziókezelő rendszerrel oldottam meg. A távoli tároló (remote repository) hosztolására a GitHub szolgáltatást vettem igénybe.</w:t>
      </w:r>
    </w:p>
    <w:p w14:paraId="39CE4D5E" w14:textId="77777777" w:rsidR="007C4F7F" w:rsidRDefault="007C4F7F" w:rsidP="007C4F7F">
      <w:r>
        <w:t>A fejlesztés során az alábbi munkafolyamatot követtem:</w:t>
      </w:r>
    </w:p>
    <w:p w14:paraId="3A7AF25B" w14:textId="77777777" w:rsidR="007C4F7F" w:rsidRDefault="007C4F7F" w:rsidP="007C4F7F"/>
    <w:p w14:paraId="1C7CF8DB" w14:textId="0A0A3372" w:rsidR="007C4F7F" w:rsidRDefault="007C4F7F" w:rsidP="00605D5F">
      <w:pPr>
        <w:pStyle w:val="Listaszerbekezds"/>
        <w:numPr>
          <w:ilvl w:val="0"/>
          <w:numId w:val="16"/>
        </w:numPr>
      </w:pPr>
      <w:r>
        <w:t xml:space="preserve">Commit-ok: A logikailag összetartozó módosításokat (pl. "Új recept létrehozása </w:t>
      </w:r>
      <w:proofErr w:type="gramStart"/>
      <w:r>
        <w:t>funkció</w:t>
      </w:r>
      <w:proofErr w:type="gramEnd"/>
      <w:r>
        <w:t xml:space="preserve"> hozzáadása") rendszeresen rögzítettem (commit), így a fejlesztés bármely pontjára visszatérhettem volna hiba esetén.</w:t>
      </w:r>
    </w:p>
    <w:p w14:paraId="6513795F" w14:textId="76733FDB" w:rsidR="007C4F7F" w:rsidRDefault="007C4F7F" w:rsidP="00605D5F">
      <w:pPr>
        <w:pStyle w:val="Listaszerbekezds"/>
        <w:numPr>
          <w:ilvl w:val="0"/>
          <w:numId w:val="16"/>
        </w:numPr>
      </w:pPr>
      <w:r>
        <w:lastRenderedPageBreak/>
        <w:t xml:space="preserve">Mappastruktúra védelme: A gyökérkönyvtárban és a Client </w:t>
      </w:r>
      <w:proofErr w:type="gramStart"/>
      <w:r>
        <w:t>mappában</w:t>
      </w:r>
      <w:proofErr w:type="gramEnd"/>
      <w:r>
        <w:t xml:space="preserve"> elhelyezett .gitignore fájlok segítségével biztosítottam, hogy a felesleges, generált fájlok (pl. node_modules, bin, obj mappák, felhasználói beállítások) ne kerüljenek fel a felhőbe, csak a tiszta forráskód.</w:t>
      </w:r>
    </w:p>
    <w:p w14:paraId="68EA6E48" w14:textId="37241E89" w:rsidR="007C4F7F" w:rsidRPr="007C4F7F" w:rsidRDefault="007C4F7F" w:rsidP="00605D5F">
      <w:pPr>
        <w:pStyle w:val="Listaszerbekezds"/>
        <w:numPr>
          <w:ilvl w:val="0"/>
          <w:numId w:val="16"/>
        </w:numPr>
      </w:pPr>
      <w:r>
        <w:t xml:space="preserve">Szinkronizáció: A </w:t>
      </w:r>
      <w:proofErr w:type="gramStart"/>
      <w:r>
        <w:t>lokális</w:t>
      </w:r>
      <w:proofErr w:type="gramEnd"/>
      <w:r>
        <w:t xml:space="preserve"> gépen végzett munkámat rendszeresen szinkronizáltam (push) a GitHub tárolóval, ami nemcsak biztonsági mentésként szolgált, hanem lehetővé tette a kód hordozhatóságát is a különböző fejlesztői gépek között</w:t>
      </w:r>
    </w:p>
    <w:p w14:paraId="7A7B6CDA" w14:textId="27865EAA" w:rsidR="002566FB" w:rsidRDefault="007C4F7F" w:rsidP="00851C97">
      <w:pPr>
        <w:pStyle w:val="Kp"/>
      </w:pPr>
      <w:r w:rsidRPr="00DC137D">
        <w:rPr>
          <w:noProof/>
          <w:lang w:eastAsia="hu-HU"/>
        </w:rPr>
        <w:t xml:space="preserve"> </w:t>
      </w:r>
      <w:r w:rsidR="002566FB" w:rsidRPr="00DC137D">
        <w:rPr>
          <w:noProof/>
          <w:lang w:eastAsia="hu-HU"/>
        </w:rPr>
        <w:drawing>
          <wp:inline distT="0" distB="0" distL="0" distR="0" wp14:anchorId="7745D77A" wp14:editId="4D684999">
            <wp:extent cx="3995314" cy="2826882"/>
            <wp:effectExtent l="0" t="0" r="5715"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thub-EN,diphez.jpg"/>
                    <pic:cNvPicPr/>
                  </pic:nvPicPr>
                  <pic:blipFill>
                    <a:blip r:embed="rId14">
                      <a:extLst>
                        <a:ext uri="{28A0092B-C50C-407E-A947-70E740481C1C}">
                          <a14:useLocalDpi xmlns:a14="http://schemas.microsoft.com/office/drawing/2010/main" val="0"/>
                        </a:ext>
                      </a:extLst>
                    </a:blip>
                    <a:stretch>
                      <a:fillRect/>
                    </a:stretch>
                  </pic:blipFill>
                  <pic:spPr>
                    <a:xfrm>
                      <a:off x="0" y="0"/>
                      <a:ext cx="4014297" cy="2840313"/>
                    </a:xfrm>
                    <a:prstGeom prst="rect">
                      <a:avLst/>
                    </a:prstGeom>
                  </pic:spPr>
                </pic:pic>
              </a:graphicData>
            </a:graphic>
          </wp:inline>
        </w:drawing>
      </w:r>
    </w:p>
    <w:p w14:paraId="1248DCDA" w14:textId="77777777" w:rsidR="00345083" w:rsidRDefault="002566FB" w:rsidP="00345083">
      <w:pPr>
        <w:pStyle w:val="Kpalrs"/>
      </w:pPr>
      <w:r>
        <w:fldChar w:fldCharType="begin"/>
      </w:r>
      <w:r>
        <w:instrText xml:space="preserve"> STYLEREF 3 \s </w:instrText>
      </w:r>
      <w:r>
        <w:fldChar w:fldCharType="separate"/>
      </w:r>
      <w:r>
        <w:rPr>
          <w:noProof/>
        </w:rPr>
        <w:t>2.7.1</w:t>
      </w:r>
      <w:r>
        <w:rPr>
          <w:noProof/>
        </w:rPr>
        <w:fldChar w:fldCharType="end"/>
      </w:r>
      <w:r>
        <w:noBreakHyphen/>
      </w:r>
      <w:r>
        <w:fldChar w:fldCharType="begin"/>
      </w:r>
      <w:r>
        <w:instrText xml:space="preserve"> SEQ ábra \* ARABIC \s 3 </w:instrText>
      </w:r>
      <w:r>
        <w:fldChar w:fldCharType="separate"/>
      </w:r>
      <w:r>
        <w:rPr>
          <w:noProof/>
        </w:rPr>
        <w:t>1</w:t>
      </w:r>
      <w:r>
        <w:rPr>
          <w:noProof/>
        </w:rPr>
        <w:fldChar w:fldCharType="end"/>
      </w:r>
      <w:r>
        <w:t xml:space="preserve">. </w:t>
      </w:r>
      <w:proofErr w:type="gramStart"/>
      <w:r>
        <w:t>ábra</w:t>
      </w:r>
      <w:proofErr w:type="gramEnd"/>
      <w:r>
        <w:t xml:space="preserve"> GitHub munkafolyamat</w:t>
      </w:r>
      <w:r>
        <w:fldChar w:fldCharType="begin"/>
      </w:r>
      <w:r>
        <w:instrText xml:space="preserve"> REF _Ref209359631 \r \h </w:instrText>
      </w:r>
      <w:r>
        <w:fldChar w:fldCharType="separate"/>
      </w:r>
      <w:r>
        <w:t>[1]</w:t>
      </w:r>
      <w:r>
        <w:fldChar w:fldCharType="end"/>
      </w:r>
    </w:p>
    <w:p w14:paraId="5C272334" w14:textId="7033ABE0" w:rsidR="00345083" w:rsidRDefault="00345083" w:rsidP="00345083">
      <w:pPr>
        <w:pStyle w:val="Cmsor1"/>
      </w:pPr>
      <w:bookmarkStart w:id="49" w:name="_Toc214917742"/>
      <w:r w:rsidRPr="007B5CF7">
        <w:lastRenderedPageBreak/>
        <w:t>A feladatkiírás pontosítása és részletes elemzése</w:t>
      </w:r>
      <w:bookmarkEnd w:id="49"/>
    </w:p>
    <w:p w14:paraId="4726EDC8" w14:textId="20DF1CC5" w:rsidR="006631F6" w:rsidRDefault="006631F6" w:rsidP="006631F6">
      <w:pPr>
        <w:pStyle w:val="Cmsor2"/>
      </w:pPr>
      <w:bookmarkStart w:id="50" w:name="_Toc214917743"/>
      <w:proofErr w:type="gramStart"/>
      <w:r>
        <w:t>Funkcionális</w:t>
      </w:r>
      <w:proofErr w:type="gramEnd"/>
      <w:r>
        <w:t xml:space="preserve"> követelmények</w:t>
      </w:r>
      <w:bookmarkEnd w:id="50"/>
    </w:p>
    <w:p w14:paraId="42D633A3" w14:textId="268420F9" w:rsidR="006631F6" w:rsidRDefault="006631F6" w:rsidP="008414CF">
      <w:r>
        <w:t xml:space="preserve">A </w:t>
      </w:r>
      <w:proofErr w:type="gramStart"/>
      <w:r>
        <w:t>funkcionális</w:t>
      </w:r>
      <w:proofErr w:type="gramEnd"/>
      <w:r>
        <w:t xml:space="preserve"> követelmények határozzák meg a rendszer elvárt viselkedését és szolgáltatásait. A feladatkiírás és a saját terveim alapján az</w:t>
      </w:r>
      <w:r w:rsidR="008414CF">
        <w:t xml:space="preserve"> alábbi </w:t>
      </w:r>
      <w:proofErr w:type="gramStart"/>
      <w:r w:rsidR="008414CF">
        <w:t>funkciókat</w:t>
      </w:r>
      <w:proofErr w:type="gramEnd"/>
      <w:r w:rsidR="008414CF">
        <w:t xml:space="preserve"> definiáltam:</w:t>
      </w:r>
    </w:p>
    <w:p w14:paraId="29329531" w14:textId="5DC176BF" w:rsidR="006631F6" w:rsidRDefault="006631F6" w:rsidP="00605D5F">
      <w:pPr>
        <w:pStyle w:val="Listaszerbekezds"/>
        <w:numPr>
          <w:ilvl w:val="0"/>
          <w:numId w:val="17"/>
        </w:numPr>
      </w:pPr>
      <w:r>
        <w:t>Felhasználókezelés:</w:t>
      </w:r>
    </w:p>
    <w:p w14:paraId="4C3FB1D6" w14:textId="69ECF4A0" w:rsidR="006631F6" w:rsidRDefault="006631F6" w:rsidP="00605D5F">
      <w:pPr>
        <w:pStyle w:val="Listaszerbekezds"/>
        <w:numPr>
          <w:ilvl w:val="1"/>
          <w:numId w:val="17"/>
        </w:numPr>
      </w:pPr>
      <w:r>
        <w:t>Regisztráció e-mail cím és jelszó megadásával.</w:t>
      </w:r>
    </w:p>
    <w:p w14:paraId="18CEB4C0" w14:textId="0735CA9A" w:rsidR="006631F6" w:rsidRDefault="006631F6" w:rsidP="00605D5F">
      <w:pPr>
        <w:pStyle w:val="Listaszerbekezds"/>
        <w:numPr>
          <w:ilvl w:val="1"/>
          <w:numId w:val="17"/>
        </w:numPr>
      </w:pPr>
      <w:r>
        <w:t>Biztonságos bejelentkezés (JWT token alapú hitelesítés).</w:t>
      </w:r>
    </w:p>
    <w:p w14:paraId="04FDACB5" w14:textId="74C9BED0" w:rsidR="006631F6" w:rsidRDefault="006631F6" w:rsidP="00605D5F">
      <w:pPr>
        <w:pStyle w:val="Listaszerbekezds"/>
        <w:numPr>
          <w:ilvl w:val="1"/>
          <w:numId w:val="17"/>
        </w:numPr>
      </w:pPr>
      <w:r>
        <w:t>E-mail cím megerősítése és elfelejtett jelszó visszaállítása (külső e-mail szolgáltatóval).</w:t>
      </w:r>
    </w:p>
    <w:p w14:paraId="6A380E65" w14:textId="00F7F796" w:rsidR="006631F6" w:rsidRDefault="006631F6" w:rsidP="00605D5F">
      <w:pPr>
        <w:pStyle w:val="Listaszerbekezds"/>
        <w:numPr>
          <w:ilvl w:val="1"/>
          <w:numId w:val="17"/>
        </w:numPr>
      </w:pPr>
      <w:r>
        <w:t xml:space="preserve">Felhasználói </w:t>
      </w:r>
      <w:proofErr w:type="gramStart"/>
      <w:r>
        <w:t>profil</w:t>
      </w:r>
      <w:proofErr w:type="gramEnd"/>
      <w:r>
        <w:t xml:space="preserve"> kezelése (név, életkor, nem, magasság, súly).</w:t>
      </w:r>
    </w:p>
    <w:p w14:paraId="5982153F" w14:textId="3ACF47F5" w:rsidR="006631F6" w:rsidRDefault="006631F6" w:rsidP="00605D5F">
      <w:pPr>
        <w:pStyle w:val="Listaszerbekezds"/>
        <w:numPr>
          <w:ilvl w:val="0"/>
          <w:numId w:val="17"/>
        </w:numPr>
      </w:pPr>
      <w:r>
        <w:t>Célok kezelése:</w:t>
      </w:r>
    </w:p>
    <w:p w14:paraId="3C5156B6" w14:textId="65998AA4" w:rsidR="006631F6" w:rsidRDefault="006631F6" w:rsidP="00605D5F">
      <w:pPr>
        <w:pStyle w:val="Listaszerbekezds"/>
        <w:numPr>
          <w:ilvl w:val="1"/>
          <w:numId w:val="17"/>
        </w:numPr>
      </w:pPr>
      <w:r>
        <w:t>Napi kalória- és makrotápanyag-célok (fehérje, zsír, szénhidrát) beállítása és módosítása.</w:t>
      </w:r>
    </w:p>
    <w:p w14:paraId="7C0A7C17" w14:textId="6C07AFAD" w:rsidR="006631F6" w:rsidRDefault="00841F6F" w:rsidP="00605D5F">
      <w:pPr>
        <w:pStyle w:val="Listaszerbekezds"/>
        <w:numPr>
          <w:ilvl w:val="1"/>
          <w:numId w:val="17"/>
        </w:numPr>
      </w:pPr>
      <w:r>
        <w:t xml:space="preserve">Célsúly megadása a </w:t>
      </w:r>
      <w:proofErr w:type="gramStart"/>
      <w:r>
        <w:t>profilban</w:t>
      </w:r>
      <w:proofErr w:type="gramEnd"/>
      <w:r>
        <w:t>.</w:t>
      </w:r>
    </w:p>
    <w:p w14:paraId="0816B6F5" w14:textId="57D2A14B" w:rsidR="006631F6" w:rsidRDefault="006631F6" w:rsidP="00605D5F">
      <w:pPr>
        <w:pStyle w:val="Listaszerbekezds"/>
        <w:numPr>
          <w:ilvl w:val="0"/>
          <w:numId w:val="17"/>
        </w:numPr>
      </w:pPr>
      <w:r>
        <w:t>Ételek és Receptek kezelése:</w:t>
      </w:r>
    </w:p>
    <w:p w14:paraId="39918D66" w14:textId="67BECB87" w:rsidR="006631F6" w:rsidRDefault="006631F6" w:rsidP="00605D5F">
      <w:pPr>
        <w:pStyle w:val="Listaszerbekezds"/>
        <w:numPr>
          <w:ilvl w:val="1"/>
          <w:numId w:val="17"/>
        </w:numPr>
      </w:pPr>
      <w:r>
        <w:t>Új alapanyagok (Food) felvitele tápérték adatokkal (kalória, makrók).</w:t>
      </w:r>
    </w:p>
    <w:p w14:paraId="7DD9C617" w14:textId="77C9B916" w:rsidR="006631F6" w:rsidRDefault="006631F6" w:rsidP="00605D5F">
      <w:pPr>
        <w:pStyle w:val="Listaszerbekezds"/>
        <w:numPr>
          <w:ilvl w:val="1"/>
          <w:numId w:val="17"/>
        </w:numPr>
      </w:pPr>
      <w:proofErr w:type="gramStart"/>
      <w:r>
        <w:t>Komplex</w:t>
      </w:r>
      <w:proofErr w:type="gramEnd"/>
      <w:r>
        <w:t xml:space="preserve"> receptek (Recipe) összeállítása több alapanyagból, ahol a rendszer automatikusan kiszámolja az összesített tápértéket.</w:t>
      </w:r>
    </w:p>
    <w:p w14:paraId="5DD0A74B" w14:textId="234A508A" w:rsidR="00841F6F" w:rsidRDefault="006631F6" w:rsidP="00605D5F">
      <w:pPr>
        <w:pStyle w:val="Listaszerbekezds"/>
        <w:numPr>
          <w:ilvl w:val="1"/>
          <w:numId w:val="17"/>
        </w:numPr>
      </w:pPr>
      <w:r>
        <w:t>Saját ételek és receptek listázása, szerkesztése és törlése.</w:t>
      </w:r>
    </w:p>
    <w:p w14:paraId="5BCEFC7E" w14:textId="4DAA88D2" w:rsidR="006631F6" w:rsidRDefault="006631F6" w:rsidP="00605D5F">
      <w:pPr>
        <w:pStyle w:val="Listaszerbekezds"/>
        <w:numPr>
          <w:ilvl w:val="0"/>
          <w:numId w:val="17"/>
        </w:numPr>
      </w:pPr>
      <w:r>
        <w:t>Naplózás (Daily Note):</w:t>
      </w:r>
    </w:p>
    <w:p w14:paraId="224FC8AB" w14:textId="1FCAFB58" w:rsidR="00841F6F" w:rsidRDefault="00841F6F" w:rsidP="00605D5F">
      <w:pPr>
        <w:pStyle w:val="Listaszerbekezds"/>
        <w:numPr>
          <w:ilvl w:val="1"/>
          <w:numId w:val="17"/>
        </w:numPr>
      </w:pPr>
      <w:r>
        <w:t>Gyorskeresés az ételek és receptek között név alapján</w:t>
      </w:r>
    </w:p>
    <w:p w14:paraId="1897DA32" w14:textId="3FB932A6" w:rsidR="006631F6" w:rsidRDefault="006631F6" w:rsidP="00605D5F">
      <w:pPr>
        <w:pStyle w:val="Listaszerbekezds"/>
        <w:numPr>
          <w:ilvl w:val="1"/>
          <w:numId w:val="17"/>
        </w:numPr>
      </w:pPr>
      <w:r>
        <w:t>Napi étkezések rögzítése étkezéstípusonként (pl. reggeli, ebéd).</w:t>
      </w:r>
    </w:p>
    <w:p w14:paraId="09A3BEC4" w14:textId="77777777" w:rsidR="00841F6F" w:rsidRDefault="00841F6F" w:rsidP="00605D5F">
      <w:pPr>
        <w:pStyle w:val="Listaszerbekezds"/>
        <w:numPr>
          <w:ilvl w:val="1"/>
          <w:numId w:val="17"/>
        </w:numPr>
      </w:pPr>
      <w:r w:rsidRPr="00841F6F">
        <w:t xml:space="preserve">A kiválasztott ételek/receptek hozzáadása a naplóhoz a fogyasztott mennyiség megadásával. </w:t>
      </w:r>
    </w:p>
    <w:p w14:paraId="4A975089" w14:textId="77777777" w:rsidR="00841F6F" w:rsidRDefault="00841F6F" w:rsidP="00605D5F">
      <w:pPr>
        <w:pStyle w:val="Listaszerbekezds"/>
        <w:numPr>
          <w:ilvl w:val="1"/>
          <w:numId w:val="17"/>
        </w:numPr>
      </w:pPr>
      <w:proofErr w:type="gramStart"/>
      <w:r w:rsidRPr="00841F6F">
        <w:t>Aktuális</w:t>
      </w:r>
      <w:proofErr w:type="gramEnd"/>
      <w:r w:rsidRPr="00841F6F">
        <w:t xml:space="preserve"> napi testsúly rögzítése. </w:t>
      </w:r>
    </w:p>
    <w:p w14:paraId="6CDD5480" w14:textId="77777777" w:rsidR="00841F6F" w:rsidRDefault="00841F6F" w:rsidP="00605D5F">
      <w:pPr>
        <w:pStyle w:val="Listaszerbekezds"/>
        <w:numPr>
          <w:ilvl w:val="1"/>
          <w:numId w:val="17"/>
        </w:numPr>
      </w:pPr>
      <w:r>
        <w:lastRenderedPageBreak/>
        <w:t xml:space="preserve">A napi bevitel (kalória, makrók) valós idejű összesítése és vizuális összevetése a beállított céllal. </w:t>
      </w:r>
    </w:p>
    <w:p w14:paraId="37F374F9" w14:textId="17D09251" w:rsidR="006631F6" w:rsidRDefault="006631F6" w:rsidP="00605D5F">
      <w:pPr>
        <w:pStyle w:val="Listaszerbekezds"/>
        <w:numPr>
          <w:ilvl w:val="0"/>
          <w:numId w:val="17"/>
        </w:numPr>
      </w:pPr>
      <w:proofErr w:type="gramStart"/>
      <w:r>
        <w:t>Aktivitás</w:t>
      </w:r>
      <w:proofErr w:type="gramEnd"/>
      <w:r>
        <w:t>követés:</w:t>
      </w:r>
    </w:p>
    <w:p w14:paraId="24913435" w14:textId="115A4A35" w:rsidR="006631F6" w:rsidRDefault="006631F6" w:rsidP="00605D5F">
      <w:pPr>
        <w:pStyle w:val="Listaszerbekezds"/>
        <w:numPr>
          <w:ilvl w:val="1"/>
          <w:numId w:val="17"/>
        </w:numPr>
      </w:pPr>
      <w:r>
        <w:t>Mozgásformák kiválasztása katalógusból.</w:t>
      </w:r>
    </w:p>
    <w:p w14:paraId="39B38518" w14:textId="141883D8" w:rsidR="006631F6" w:rsidRDefault="006631F6" w:rsidP="00605D5F">
      <w:pPr>
        <w:pStyle w:val="Listaszerbekezds"/>
        <w:numPr>
          <w:ilvl w:val="1"/>
          <w:numId w:val="17"/>
        </w:numPr>
      </w:pPr>
      <w:proofErr w:type="gramStart"/>
      <w:r>
        <w:t>Aktivitás</w:t>
      </w:r>
      <w:proofErr w:type="gramEnd"/>
      <w:r>
        <w:t xml:space="preserve"> időtartamának és az elégetett kalóriának a rögzítése.</w:t>
      </w:r>
    </w:p>
    <w:p w14:paraId="72FE18B0" w14:textId="2D3BD265" w:rsidR="006631F6" w:rsidRDefault="006631F6" w:rsidP="00605D5F">
      <w:pPr>
        <w:pStyle w:val="Listaszerbekezds"/>
        <w:numPr>
          <w:ilvl w:val="0"/>
          <w:numId w:val="17"/>
        </w:numPr>
      </w:pPr>
      <w:r>
        <w:t>Statisztika és Vizualizáció:</w:t>
      </w:r>
    </w:p>
    <w:p w14:paraId="55E7E6EA" w14:textId="77777777" w:rsidR="00841F6F" w:rsidRDefault="00841F6F" w:rsidP="00605D5F">
      <w:pPr>
        <w:pStyle w:val="Listaszerbekezds"/>
        <w:numPr>
          <w:ilvl w:val="1"/>
          <w:numId w:val="17"/>
        </w:numPr>
      </w:pPr>
      <w:r>
        <w:t xml:space="preserve">Naptár </w:t>
      </w:r>
      <w:proofErr w:type="gramStart"/>
      <w:r>
        <w:t>funkció</w:t>
      </w:r>
      <w:proofErr w:type="gramEnd"/>
      <w:r>
        <w:t xml:space="preserve"> a korábbi napok adatainak visszakeresésére.</w:t>
      </w:r>
    </w:p>
    <w:p w14:paraId="06545533" w14:textId="53E6BCDA" w:rsidR="00841F6F" w:rsidRDefault="00841F6F" w:rsidP="00605D5F">
      <w:pPr>
        <w:pStyle w:val="Listaszerbekezds"/>
        <w:numPr>
          <w:ilvl w:val="1"/>
          <w:numId w:val="17"/>
        </w:numPr>
      </w:pPr>
      <w:r>
        <w:t>A testsúly alakulásának grafikonos megjelenítése az idő függvényében.</w:t>
      </w:r>
    </w:p>
    <w:p w14:paraId="19929EF2" w14:textId="75B0FE81" w:rsidR="006631F6" w:rsidRDefault="006631F6" w:rsidP="008414CF">
      <w:pPr>
        <w:pStyle w:val="Cmsor2"/>
      </w:pPr>
      <w:bookmarkStart w:id="51" w:name="_Toc214917744"/>
      <w:r>
        <w:t>Nem-funkcionális követelmények</w:t>
      </w:r>
      <w:bookmarkEnd w:id="51"/>
    </w:p>
    <w:p w14:paraId="75FA4F7F" w14:textId="2DB1D537" w:rsidR="006631F6" w:rsidRDefault="006631F6" w:rsidP="008414CF">
      <w:r>
        <w:t>A rendszerrel szemben támasztott minőségi követelményeket</w:t>
      </w:r>
      <w:r w:rsidR="008414CF">
        <w:t xml:space="preserve"> az alábbiakban határoztam meg:</w:t>
      </w:r>
    </w:p>
    <w:p w14:paraId="14635A64" w14:textId="3A1ACAE5" w:rsidR="006631F6" w:rsidRDefault="006631F6" w:rsidP="00605D5F">
      <w:pPr>
        <w:pStyle w:val="Listaszerbekezds"/>
        <w:numPr>
          <w:ilvl w:val="0"/>
          <w:numId w:val="18"/>
        </w:numPr>
      </w:pPr>
      <w:r>
        <w:t>Biztonság: A jelszavakat nem olvasható formában, hanem hash-elve tárolom az adatbázisban (ASP</w:t>
      </w:r>
      <w:proofErr w:type="gramStart"/>
      <w:r>
        <w:t>.NET</w:t>
      </w:r>
      <w:proofErr w:type="gramEnd"/>
      <w:r>
        <w:t xml:space="preserve"> Identity). A kommunikáció a </w:t>
      </w:r>
      <w:proofErr w:type="gramStart"/>
      <w:r>
        <w:t>kliens</w:t>
      </w:r>
      <w:proofErr w:type="gramEnd"/>
      <w:r>
        <w:t xml:space="preserve"> és a szerver között HTTPS csatornán zajlik, a végpontokat pedig hitelesítés védi.</w:t>
      </w:r>
    </w:p>
    <w:p w14:paraId="14796D0D" w14:textId="3D8818C5" w:rsidR="006631F6" w:rsidRDefault="006631F6" w:rsidP="00605D5F">
      <w:pPr>
        <w:pStyle w:val="Listaszerbekezds"/>
        <w:numPr>
          <w:ilvl w:val="0"/>
          <w:numId w:val="18"/>
        </w:numPr>
      </w:pPr>
      <w:r>
        <w:t>Teljesítmény: Az alkalmazásnak gyors válaszidőt kell biztosítania. Ennek érdekében aszinkron adatbázis-műveleteket és kliensoldali renderelést (SPA) alkalmaztam.</w:t>
      </w:r>
    </w:p>
    <w:p w14:paraId="27FFB785" w14:textId="0538BC57" w:rsidR="006631F6" w:rsidRDefault="006631F6" w:rsidP="00605D5F">
      <w:pPr>
        <w:pStyle w:val="Listaszerbekezds"/>
        <w:numPr>
          <w:ilvl w:val="0"/>
          <w:numId w:val="18"/>
        </w:numPr>
      </w:pPr>
      <w:r>
        <w:t>Használhatóság: A felületnek reszponzívnak kell lennie, hogy asztali számítógépen és mobil eszközön is kényelmesen használható legyen. Ezt a Bootstrap keretrendszerrel biztosítottam.</w:t>
      </w:r>
    </w:p>
    <w:p w14:paraId="18303380" w14:textId="77777777" w:rsidR="006631F6" w:rsidRDefault="006631F6" w:rsidP="00605D5F">
      <w:pPr>
        <w:pStyle w:val="Listaszerbekezds"/>
        <w:numPr>
          <w:ilvl w:val="0"/>
          <w:numId w:val="18"/>
        </w:numPr>
      </w:pPr>
      <w:r>
        <w:t xml:space="preserve">Skálázhatóság: A többrétegű architektúra (Layered Architecture) lehetővé teszi a rendszer későbbi bővítését új </w:t>
      </w:r>
      <w:proofErr w:type="gramStart"/>
      <w:r>
        <w:t>funkciókkal</w:t>
      </w:r>
      <w:proofErr w:type="gramEnd"/>
      <w:r>
        <w:t xml:space="preserve"> anélkül, hogy a meglévő kódot újra kellene írni.</w:t>
      </w:r>
    </w:p>
    <w:p w14:paraId="0C34623C" w14:textId="77777777" w:rsidR="006631F6" w:rsidRDefault="006631F6" w:rsidP="006631F6"/>
    <w:p w14:paraId="50A95C21" w14:textId="7E11A7A8" w:rsidR="006631F6" w:rsidRDefault="006631F6" w:rsidP="008414CF">
      <w:pPr>
        <w:pStyle w:val="Cmsor2"/>
      </w:pPr>
      <w:bookmarkStart w:id="52" w:name="_Toc214917745"/>
      <w:r>
        <w:t>Szerepkörök és használati esetek</w:t>
      </w:r>
      <w:bookmarkEnd w:id="52"/>
    </w:p>
    <w:p w14:paraId="1A70663D" w14:textId="12C4CB5D" w:rsidR="006631F6" w:rsidRDefault="00B17973" w:rsidP="008414CF">
      <w:r w:rsidRPr="00B17973">
        <w:t>A rendszerben a jelenlegi megvalósításban két fő szerepkört különböztettem meg:</w:t>
      </w:r>
    </w:p>
    <w:p w14:paraId="06F136E0" w14:textId="0ECAF832" w:rsidR="006631F6" w:rsidRDefault="006631F6" w:rsidP="00605D5F">
      <w:pPr>
        <w:pStyle w:val="Listaszerbekezds"/>
        <w:numPr>
          <w:ilvl w:val="0"/>
          <w:numId w:val="19"/>
        </w:numPr>
      </w:pPr>
      <w:r>
        <w:t>Vendég (Guest): Nem regisztrált látogató. Jogosultsága korlátozott, kizárólag a kezdőoldalt, a regisztrációt és a bejelentkezést éri el.</w:t>
      </w:r>
    </w:p>
    <w:p w14:paraId="2A1F24D6" w14:textId="0E1486A6" w:rsidR="006631F6" w:rsidRDefault="006631F6" w:rsidP="00605D5F">
      <w:pPr>
        <w:pStyle w:val="Listaszerbekezds"/>
        <w:numPr>
          <w:ilvl w:val="0"/>
          <w:numId w:val="19"/>
        </w:numPr>
      </w:pPr>
      <w:r>
        <w:lastRenderedPageBreak/>
        <w:t>Regisztrált felhasználó (Member): Bejelentkezett felhasználó, aki hozzáfér a rendszer teljes funkcionalitásához</w:t>
      </w:r>
      <w:r w:rsidR="008212A0">
        <w:t>:</w:t>
      </w:r>
      <w:r>
        <w:t xml:space="preserve"> </w:t>
      </w:r>
      <w:r w:rsidR="008212A0">
        <w:t>vezetheti a naplóját, létrehozhat saját ételeket és recepteket, továbbá sport tevékenységeket, valamint követheti a súlyának alakulását.</w:t>
      </w:r>
    </w:p>
    <w:p w14:paraId="426DA168" w14:textId="16114EE4" w:rsidR="006631F6" w:rsidRDefault="006631F6" w:rsidP="00A90A87">
      <w:pPr>
        <w:ind w:firstLine="0"/>
      </w:pPr>
    </w:p>
    <w:p w14:paraId="53E2EDC3" w14:textId="562A5AEC" w:rsidR="00A90A87" w:rsidRDefault="00FF7CE4" w:rsidP="008414CF">
      <w:r w:rsidRPr="00FF7CE4">
        <w:rPr>
          <w:noProof/>
          <w:lang w:eastAsia="hu-HU"/>
        </w:rPr>
        <w:drawing>
          <wp:inline distT="0" distB="0" distL="0" distR="0" wp14:anchorId="31EEE4DB" wp14:editId="26A6248A">
            <wp:extent cx="5400040" cy="5472430"/>
            <wp:effectExtent l="0" t="0" r="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5472430"/>
                    </a:xfrm>
                    <a:prstGeom prst="rect">
                      <a:avLst/>
                    </a:prstGeom>
                  </pic:spPr>
                </pic:pic>
              </a:graphicData>
            </a:graphic>
          </wp:inline>
        </w:drawing>
      </w:r>
    </w:p>
    <w:p w14:paraId="2E708C8C" w14:textId="1E9BA3AD" w:rsidR="006631F6" w:rsidRDefault="00A90A87" w:rsidP="008414CF">
      <w:r w:rsidRPr="00A90A87">
        <w:t xml:space="preserve"> </w:t>
      </w:r>
      <w:r w:rsidR="006631F6">
        <w:t>A legfontosabb használati eset, a "Napi naplózás" folyamata a következőképpen néz ki: a felhasználó kiválasztja az adott napot, majd az étkezés típusát (pl. Ebéd). A kereső segítségével kiválaszt egy ételt vagy receptet, megadja a mennyiséget, és menti a bejegyzést. A rendszer ezt követően azonnal fri</w:t>
      </w:r>
      <w:r w:rsidR="008414CF">
        <w:t>ssíti a napi összesítő sávokat.</w:t>
      </w:r>
    </w:p>
    <w:p w14:paraId="2ECCB4F8" w14:textId="4E1C5EDA" w:rsidR="006631F6" w:rsidRDefault="006631F6" w:rsidP="008414CF">
      <w:pPr>
        <w:pStyle w:val="Cmsor2"/>
      </w:pPr>
      <w:r>
        <w:t xml:space="preserve"> </w:t>
      </w:r>
      <w:bookmarkStart w:id="53" w:name="_Toc214917746"/>
      <w:r>
        <w:t>Rendszerarchitektúra</w:t>
      </w:r>
      <w:bookmarkEnd w:id="53"/>
    </w:p>
    <w:p w14:paraId="153A0430" w14:textId="268103A5" w:rsidR="006631F6" w:rsidRDefault="006631F6" w:rsidP="008414CF">
      <w:r>
        <w:t xml:space="preserve">A rendszert a modern webes fejlesztésben elterjedt </w:t>
      </w:r>
      <w:proofErr w:type="gramStart"/>
      <w:r>
        <w:t>kliens</w:t>
      </w:r>
      <w:proofErr w:type="gramEnd"/>
      <w:r>
        <w:t>-szerver architektúrára építettem. A megoldás két fizikailag és logikailag is elkülö</w:t>
      </w:r>
      <w:r w:rsidR="008414CF">
        <w:t xml:space="preserve">nülő </w:t>
      </w:r>
      <w:proofErr w:type="gramStart"/>
      <w:r w:rsidR="008414CF">
        <w:t>komponensből</w:t>
      </w:r>
      <w:proofErr w:type="gramEnd"/>
      <w:r w:rsidR="008414CF">
        <w:t xml:space="preserve"> áll:</w:t>
      </w:r>
    </w:p>
    <w:p w14:paraId="623E499B" w14:textId="51E553A8" w:rsidR="006631F6" w:rsidRDefault="006631F6" w:rsidP="00605D5F">
      <w:pPr>
        <w:pStyle w:val="Listaszerbekezds"/>
        <w:numPr>
          <w:ilvl w:val="0"/>
          <w:numId w:val="20"/>
        </w:numPr>
      </w:pPr>
      <w:r>
        <w:lastRenderedPageBreak/>
        <w:t xml:space="preserve">Frontend (Kliens): Egy Angular alapú egyoldalas alkalmazás (SPA), amely a felhasználó böngészőjében fut. Feladata a felhasználói </w:t>
      </w:r>
      <w:proofErr w:type="gramStart"/>
      <w:r>
        <w:t>interakciók</w:t>
      </w:r>
      <w:proofErr w:type="gramEnd"/>
      <w:r>
        <w:t xml:space="preserve"> kezelése és az adatok megjelenítése.</w:t>
      </w:r>
    </w:p>
    <w:p w14:paraId="6C9DE2AD" w14:textId="29649D03" w:rsidR="006631F6" w:rsidRDefault="006631F6" w:rsidP="00605D5F">
      <w:pPr>
        <w:pStyle w:val="Listaszerbekezds"/>
        <w:numPr>
          <w:ilvl w:val="0"/>
          <w:numId w:val="20"/>
        </w:numPr>
      </w:pPr>
      <w:r>
        <w:t>Backend (Szerver): Egy ASP</w:t>
      </w:r>
      <w:proofErr w:type="gramStart"/>
      <w:r>
        <w:t>.NET</w:t>
      </w:r>
      <w:proofErr w:type="gramEnd"/>
      <w:r>
        <w:t xml:space="preserve"> Core Web API, amely az üzleti logikát valósítja meg, és kapcsolatot tart az adatbázissal.</w:t>
      </w:r>
    </w:p>
    <w:p w14:paraId="13E84A65" w14:textId="685E41DD" w:rsidR="00BE10DB" w:rsidRDefault="00BE10DB" w:rsidP="00605D5F">
      <w:pPr>
        <w:pStyle w:val="Listaszerbekezds"/>
        <w:numPr>
          <w:ilvl w:val="0"/>
          <w:numId w:val="20"/>
        </w:numPr>
      </w:pPr>
      <w:r w:rsidRPr="00BE10DB">
        <w:t xml:space="preserve">Külső szolgáltatások (3rd Party Services): A regisztrációs folyamat és a biztonságos jelszókezelés támogatására a rendszer egy külső </w:t>
      </w:r>
      <w:proofErr w:type="gramStart"/>
      <w:r w:rsidRPr="00BE10DB">
        <w:t>e-mail küldő</w:t>
      </w:r>
      <w:proofErr w:type="gramEnd"/>
      <w:r w:rsidRPr="00BE10DB">
        <w:t xml:space="preserve"> szolgáltatást (Mailjet) integrál. Ez a </w:t>
      </w:r>
      <w:proofErr w:type="gramStart"/>
      <w:r w:rsidRPr="00BE10DB">
        <w:t>komponens</w:t>
      </w:r>
      <w:proofErr w:type="gramEnd"/>
      <w:r w:rsidRPr="00BE10DB">
        <w:t xml:space="preserve"> nem része a belső hálózatnak, a backend REST API hívásokon keresztül kommunikál vele a tranzakcionális e-mailek kiküldéséhez.</w:t>
      </w:r>
    </w:p>
    <w:p w14:paraId="000DEC3B" w14:textId="77777777" w:rsidR="006631F6" w:rsidRDefault="006631F6" w:rsidP="006631F6">
      <w:r>
        <w:t xml:space="preserve">A két réteg között a kommunikáció REST (Representational State Transfer) alapú HTTP kérésekkel történik, JSON adatformátumban. Ez a laza csatolás biztosítja, hogy a </w:t>
      </w:r>
      <w:proofErr w:type="gramStart"/>
      <w:r>
        <w:t>kliens</w:t>
      </w:r>
      <w:proofErr w:type="gramEnd"/>
      <w:r>
        <w:t xml:space="preserve"> és a szerver egymástól függetlenül fejleszthető legyen.</w:t>
      </w:r>
    </w:p>
    <w:p w14:paraId="312C3DC5" w14:textId="77777777" w:rsidR="006631F6" w:rsidRDefault="006631F6" w:rsidP="006631F6"/>
    <w:p w14:paraId="0445CF77" w14:textId="721847D8" w:rsidR="006631F6" w:rsidRDefault="00FF7CE4" w:rsidP="006631F6">
      <w:r w:rsidRPr="00FF7CE4">
        <w:rPr>
          <w:noProof/>
          <w:lang w:eastAsia="hu-HU"/>
        </w:rPr>
        <w:drawing>
          <wp:inline distT="0" distB="0" distL="0" distR="0" wp14:anchorId="28892FAB" wp14:editId="31F672E3">
            <wp:extent cx="3903677" cy="2602452"/>
            <wp:effectExtent l="0" t="0" r="1905" b="7620"/>
            <wp:docPr id="2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03677" cy="2602452"/>
                    </a:xfrm>
                    <a:prstGeom prst="rect">
                      <a:avLst/>
                    </a:prstGeom>
                  </pic:spPr>
                </pic:pic>
              </a:graphicData>
            </a:graphic>
          </wp:inline>
        </w:drawing>
      </w:r>
    </w:p>
    <w:p w14:paraId="0534CD9E" w14:textId="2EF924B1" w:rsidR="006631F6" w:rsidRDefault="006631F6" w:rsidP="008414CF">
      <w:pPr>
        <w:pStyle w:val="Cmsor2"/>
      </w:pPr>
      <w:bookmarkStart w:id="54" w:name="_Toc214917747"/>
      <w:r>
        <w:t>Adatbázis-tervezés</w:t>
      </w:r>
      <w:bookmarkEnd w:id="54"/>
    </w:p>
    <w:p w14:paraId="63986ADB" w14:textId="1D383286" w:rsidR="006631F6" w:rsidRDefault="006631F6" w:rsidP="008414CF">
      <w:r>
        <w:t xml:space="preserve">Az adatok tárolására </w:t>
      </w:r>
      <w:proofErr w:type="gramStart"/>
      <w:r>
        <w:t>relációs</w:t>
      </w:r>
      <w:proofErr w:type="gramEnd"/>
      <w:r>
        <w:t xml:space="preserve"> adatbázist terveztem (Microsoft SQL Server). A tervezés során a Code-First megközelítést alkalmaztam, azaz először a C# modellosztályokat (Models </w:t>
      </w:r>
      <w:proofErr w:type="gramStart"/>
      <w:r>
        <w:t>mappa</w:t>
      </w:r>
      <w:proofErr w:type="gramEnd"/>
      <w:r>
        <w:t xml:space="preserve">) hoztam létre, és ebből generáltam le az adatbázis-sémát az Entity Framework </w:t>
      </w:r>
      <w:r w:rsidR="008414CF">
        <w:t>Core segítségével.</w:t>
      </w:r>
    </w:p>
    <w:p w14:paraId="113071A9" w14:textId="18A220D1" w:rsidR="006631F6" w:rsidRDefault="006631F6" w:rsidP="008414CF">
      <w:pPr>
        <w:ind w:firstLine="0"/>
      </w:pPr>
      <w:r>
        <w:t>A rendszer főbb entitásai és kapcsolatai:</w:t>
      </w:r>
    </w:p>
    <w:p w14:paraId="2FE4D1D7" w14:textId="037279AE" w:rsidR="006631F6" w:rsidRDefault="006631F6" w:rsidP="00605D5F">
      <w:pPr>
        <w:pStyle w:val="Listaszerbekezds"/>
        <w:numPr>
          <w:ilvl w:val="0"/>
          <w:numId w:val="21"/>
        </w:numPr>
      </w:pPr>
      <w:r>
        <w:lastRenderedPageBreak/>
        <w:t>User: A központi entitás, amelyhez minden személyes adat (naplók, receptek) kapcsolódik.</w:t>
      </w:r>
    </w:p>
    <w:p w14:paraId="1E3D12F1" w14:textId="480563D3" w:rsidR="006631F6" w:rsidRDefault="006631F6" w:rsidP="00605D5F">
      <w:pPr>
        <w:pStyle w:val="Listaszerbekezds"/>
        <w:numPr>
          <w:ilvl w:val="0"/>
          <w:numId w:val="21"/>
        </w:numPr>
      </w:pPr>
      <w:r>
        <w:t xml:space="preserve">DailyNote: A napló gerince. Egy felhasználónak naponta egy DailyNote-ja lehet (1:N kapcsolat), amelyhez több étkezés (MealEntry) és </w:t>
      </w:r>
      <w:proofErr w:type="gramStart"/>
      <w:r>
        <w:t>aktivitás</w:t>
      </w:r>
      <w:proofErr w:type="gramEnd"/>
      <w:r>
        <w:t xml:space="preserve"> (UserActivity) tartozik.</w:t>
      </w:r>
    </w:p>
    <w:p w14:paraId="6B887791" w14:textId="51ED8B47" w:rsidR="006631F6" w:rsidRDefault="006631F6" w:rsidP="00605D5F">
      <w:pPr>
        <w:pStyle w:val="Listaszerbekezds"/>
        <w:numPr>
          <w:ilvl w:val="0"/>
          <w:numId w:val="21"/>
        </w:numPr>
      </w:pPr>
      <w:r>
        <w:t>Recipe és Food: A receptek és az ételek közötti kapcsolatot egy kapcsolótábla (RecipeFoods) valósítja meg, mivel egy recept sok ételből állhat, és egy étel sok receptben szerepelhet (N</w:t>
      </w:r>
      <w:proofErr w:type="gramStart"/>
      <w:r>
        <w:t>:M</w:t>
      </w:r>
      <w:proofErr w:type="gramEnd"/>
      <w:r>
        <w:t xml:space="preserve"> kapcsolat).</w:t>
      </w:r>
    </w:p>
    <w:p w14:paraId="106437EC" w14:textId="10930992" w:rsidR="006631F6" w:rsidRDefault="00543570" w:rsidP="006631F6">
      <w:r w:rsidRPr="00543570">
        <w:rPr>
          <w:noProof/>
          <w:lang w:eastAsia="hu-HU"/>
        </w:rPr>
        <w:drawing>
          <wp:inline distT="0" distB="0" distL="0" distR="0" wp14:anchorId="73E2E247" wp14:editId="4A54D787">
            <wp:extent cx="5400040" cy="4382770"/>
            <wp:effectExtent l="0" t="0" r="0" b="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382770"/>
                    </a:xfrm>
                    <a:prstGeom prst="rect">
                      <a:avLst/>
                    </a:prstGeom>
                  </pic:spPr>
                </pic:pic>
              </a:graphicData>
            </a:graphic>
          </wp:inline>
        </w:drawing>
      </w:r>
    </w:p>
    <w:p w14:paraId="6FC219C5" w14:textId="5E38FAF7" w:rsidR="006631F6" w:rsidRDefault="006631F6" w:rsidP="008414CF">
      <w:pPr>
        <w:pStyle w:val="Cmsor2"/>
      </w:pPr>
      <w:bookmarkStart w:id="55" w:name="_Toc214917748"/>
      <w:r>
        <w:t>Fejlesztési környezet és eszközök</w:t>
      </w:r>
      <w:bookmarkEnd w:id="55"/>
    </w:p>
    <w:p w14:paraId="0955B155" w14:textId="04638DE3" w:rsidR="00CF6896" w:rsidRPr="00CF6896" w:rsidRDefault="006631F6" w:rsidP="006631F6">
      <w:r>
        <w:t xml:space="preserve">A fejlesztés során a verziókezelést Git rendszerrel oldottam meg, a forráskódot pedig a GitHub felhőszolgáltatásban tároltam. Ez lehetővé tette a változások nyomon követését és a biztonsági mentést. A fejlesztői környezetként a Visual Studio (backend) és a Visual Studio Code (frontend) integrált fejlesztői környezeteket használtam, amelyek hatékony hibakeresési és kódkiegészítési </w:t>
      </w:r>
      <w:proofErr w:type="gramStart"/>
      <w:r>
        <w:t>funkciókkal</w:t>
      </w:r>
      <w:proofErr w:type="gramEnd"/>
      <w:r>
        <w:t xml:space="preserve"> támogatták a munkámat.</w:t>
      </w:r>
    </w:p>
    <w:p w14:paraId="46F01E8D" w14:textId="1BA10949" w:rsidR="00CF6896" w:rsidRDefault="00CF6896" w:rsidP="00A46230">
      <w:pPr>
        <w:pStyle w:val="Cmsor1"/>
      </w:pPr>
      <w:bookmarkStart w:id="56" w:name="_Toc214917749"/>
      <w:r>
        <w:lastRenderedPageBreak/>
        <w:t>Önálló munka bemutatása</w:t>
      </w:r>
      <w:bookmarkEnd w:id="56"/>
    </w:p>
    <w:p w14:paraId="0BEE0313" w14:textId="7B58939B" w:rsidR="00861479" w:rsidRPr="00861479" w:rsidRDefault="00861479" w:rsidP="00861479">
      <w:r w:rsidRPr="00861479">
        <w:t xml:space="preserve">A diplomaterv legfontosabb részeként ebben a fejezetben ismertetem az általam fejlesztett webalkalmazás </w:t>
      </w:r>
      <w:proofErr w:type="gramStart"/>
      <w:r w:rsidRPr="00861479">
        <w:t>konkrét</w:t>
      </w:r>
      <w:proofErr w:type="gramEnd"/>
      <w:r w:rsidRPr="00861479">
        <w:t xml:space="preserve"> megvalósítását. Részletezem a tervezési döntéseimet, az adatbázis felépítését, valamint a szerver- és kliensoldali üzleti logika implementációját.</w:t>
      </w:r>
    </w:p>
    <w:p w14:paraId="13D27F52" w14:textId="451594C9" w:rsidR="00CF6896" w:rsidRDefault="00CF6896" w:rsidP="00A46230">
      <w:pPr>
        <w:pStyle w:val="Cmsor2"/>
      </w:pPr>
      <w:bookmarkStart w:id="57" w:name="_Toc214917750"/>
      <w:r>
        <w:t>Rendszertervezés és Adatmodell (kb. 5-8 oldal)</w:t>
      </w:r>
      <w:bookmarkEnd w:id="57"/>
    </w:p>
    <w:p w14:paraId="67F9C71F" w14:textId="12793738" w:rsidR="00861479" w:rsidRPr="00861479" w:rsidRDefault="00861479" w:rsidP="00861479">
      <w:r w:rsidRPr="00861479">
        <w:t xml:space="preserve">A fejlesztés első lépéseként az adatok szerkezetét és a rendszer alapvető működési logikáját </w:t>
      </w:r>
      <w:proofErr w:type="gramStart"/>
      <w:r w:rsidRPr="00861479">
        <w:t>definiáltam</w:t>
      </w:r>
      <w:proofErr w:type="gramEnd"/>
      <w:r w:rsidRPr="00861479">
        <w:t>. Mivel az alkalmazás központi eleme a táplálkozási adatok és a felhasználói naplók pontos kezelése, elengedhetetlen volt egy robusztus és jól strukturált adatmodell kialakítása.</w:t>
      </w:r>
    </w:p>
    <w:p w14:paraId="1430A9AB" w14:textId="77777777" w:rsidR="00A46230" w:rsidRDefault="00CF6896" w:rsidP="00A46230">
      <w:pPr>
        <w:pStyle w:val="Cmsor3"/>
      </w:pPr>
      <w:r>
        <w:t xml:space="preserve"> </w:t>
      </w:r>
      <w:bookmarkStart w:id="58" w:name="_Toc214917751"/>
      <w:r>
        <w:t xml:space="preserve">Adatbázis </w:t>
      </w:r>
      <w:proofErr w:type="gramStart"/>
      <w:r>
        <w:t>koncepció</w:t>
      </w:r>
      <w:proofErr w:type="gramEnd"/>
      <w:r>
        <w:t>:</w:t>
      </w:r>
      <w:bookmarkEnd w:id="58"/>
    </w:p>
    <w:p w14:paraId="6449F9B8" w14:textId="77777777" w:rsidR="00861479" w:rsidRDefault="00CF6896" w:rsidP="00861479">
      <w:r>
        <w:t xml:space="preserve"> </w:t>
      </w:r>
      <w:bookmarkStart w:id="59" w:name="_Toc214917752"/>
      <w:r w:rsidR="00861479">
        <w:t xml:space="preserve">Az adatok perzisztens tárolására Microsoft SQL </w:t>
      </w:r>
      <w:proofErr w:type="gramStart"/>
      <w:r w:rsidR="00861479">
        <w:t>Server adatbázis-kezelőt</w:t>
      </w:r>
      <w:proofErr w:type="gramEnd"/>
      <w:r w:rsidR="00861479">
        <w:t xml:space="preserve"> választottam. A döntésemet az indokolta, hogy ez a technológia natívan integrálható a .NET ökoszisztémába, és kiváló teljesítményt nyújt a </w:t>
      </w:r>
      <w:proofErr w:type="gramStart"/>
      <w:r w:rsidR="00861479">
        <w:t>relációs</w:t>
      </w:r>
      <w:proofErr w:type="gramEnd"/>
      <w:r w:rsidR="00861479">
        <w:t xml:space="preserve"> adatok kezelésében.</w:t>
      </w:r>
    </w:p>
    <w:p w14:paraId="1DE1248E" w14:textId="3CBF215D" w:rsidR="00861479" w:rsidRDefault="00861479" w:rsidP="00861479">
      <w:r>
        <w:t xml:space="preserve">A fejlesztés során a Code-First megközelítést alkalmaztam az Entity Framework Core (EF Core) keretrendszer segítségével. Ez a módszer lehetővé tette számomra, hogy az adatbázis sémáját közvetlenül C# osztályokként (modellekként) </w:t>
      </w:r>
      <w:proofErr w:type="gramStart"/>
      <w:r>
        <w:t>definiáljam</w:t>
      </w:r>
      <w:proofErr w:type="gramEnd"/>
      <w:r>
        <w:t xml:space="preserve"> a kódban (HealthyAPI/Models), majd ezekből generáljam le az adatbázist.</w:t>
      </w:r>
    </w:p>
    <w:p w14:paraId="742F2969" w14:textId="3BB7E278" w:rsidR="00861479" w:rsidRDefault="00861479" w:rsidP="00861479">
      <w:pPr>
        <w:ind w:firstLine="0"/>
      </w:pPr>
      <w:r>
        <w:t>Ez a megközelítés számos előnnyel járt a munkám során:</w:t>
      </w:r>
    </w:p>
    <w:p w14:paraId="56466D1D" w14:textId="316EE4EC" w:rsidR="00861479" w:rsidRDefault="00861479" w:rsidP="00605D5F">
      <w:pPr>
        <w:pStyle w:val="Listaszerbekezds"/>
        <w:numPr>
          <w:ilvl w:val="0"/>
          <w:numId w:val="22"/>
        </w:numPr>
      </w:pPr>
      <w:r>
        <w:t>Verziókövetés: Az adatbázis-séma változásait (Migrations) a kóddal együtt tudtam verziókezelni a Git rendszerben.</w:t>
      </w:r>
    </w:p>
    <w:p w14:paraId="0FACEF78" w14:textId="138D0F2F" w:rsidR="00861479" w:rsidRDefault="00861479" w:rsidP="00605D5F">
      <w:pPr>
        <w:pStyle w:val="Listaszerbekezds"/>
        <w:numPr>
          <w:ilvl w:val="0"/>
          <w:numId w:val="22"/>
        </w:numPr>
      </w:pPr>
      <w:r>
        <w:t xml:space="preserve">Típusbiztonság: A C# nyelv szigorú típusossága már a kódolás során biztosította az adatok </w:t>
      </w:r>
      <w:proofErr w:type="gramStart"/>
      <w:r>
        <w:t>konzisztenciáját</w:t>
      </w:r>
      <w:proofErr w:type="gramEnd"/>
      <w:r>
        <w:t>.</w:t>
      </w:r>
    </w:p>
    <w:p w14:paraId="33AAB664" w14:textId="77777777" w:rsidR="00861479" w:rsidRPr="00861479" w:rsidRDefault="00861479" w:rsidP="00605D5F">
      <w:pPr>
        <w:pStyle w:val="Listaszerbekezds"/>
        <w:numPr>
          <w:ilvl w:val="0"/>
          <w:numId w:val="22"/>
        </w:numPr>
        <w:rPr>
          <w:b/>
          <w:bCs/>
        </w:rPr>
      </w:pPr>
      <w:r>
        <w:t xml:space="preserve">Gyorsaság: Nem kellett SQL szkripteket kézzel írnom, az EF Core </w:t>
      </w:r>
      <w:proofErr w:type="gramStart"/>
      <w:r>
        <w:t>automatikusan</w:t>
      </w:r>
      <w:proofErr w:type="gramEnd"/>
      <w:r>
        <w:t xml:space="preserve"> elvégezte a táblák és kapcsolatok létrehozását a DbContext konfigurációim alapján.</w:t>
      </w:r>
    </w:p>
    <w:p w14:paraId="18B78E7A" w14:textId="5905195C" w:rsidR="00A46230" w:rsidRPr="00861479" w:rsidRDefault="00CF6896" w:rsidP="00861479">
      <w:pPr>
        <w:pStyle w:val="Cmsor3"/>
      </w:pPr>
      <w:r w:rsidRPr="00861479">
        <w:t>Az Adatmodell részletezése:</w:t>
      </w:r>
      <w:bookmarkEnd w:id="59"/>
    </w:p>
    <w:p w14:paraId="41A48829" w14:textId="77777777" w:rsidR="00861479" w:rsidRPr="00861479" w:rsidRDefault="00861479" w:rsidP="00861479">
      <w:bookmarkStart w:id="60" w:name="_Toc214917753"/>
      <w:r w:rsidRPr="00861479">
        <w:t xml:space="preserve">Az alkalmazás adatmodelljét úgy terveztem meg, hogy az támogassa a felhasználók, ételek, receptek és a napi tevékenységek közötti </w:t>
      </w:r>
      <w:proofErr w:type="gramStart"/>
      <w:r w:rsidRPr="00861479">
        <w:t>komplex</w:t>
      </w:r>
      <w:proofErr w:type="gramEnd"/>
      <w:r w:rsidRPr="00861479">
        <w:t xml:space="preserve"> kapcsolatokat. A rendszer entitás-kapcsolat (ER) diagramját a 4.1. ábra szemlélteti.</w:t>
      </w:r>
    </w:p>
    <w:p w14:paraId="4CC72572" w14:textId="792ED0A3" w:rsidR="00861479" w:rsidRPr="00861479" w:rsidRDefault="00861479" w:rsidP="00861479">
      <w:pPr>
        <w:ind w:firstLine="0"/>
      </w:pPr>
      <w:r w:rsidRPr="00543570">
        <w:rPr>
          <w:noProof/>
          <w:lang w:eastAsia="hu-HU"/>
        </w:rPr>
        <w:lastRenderedPageBreak/>
        <w:drawing>
          <wp:inline distT="0" distB="0" distL="0" distR="0" wp14:anchorId="5B5CBBA7" wp14:editId="087C7B35">
            <wp:extent cx="5400040" cy="4382770"/>
            <wp:effectExtent l="0" t="0" r="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382770"/>
                    </a:xfrm>
                    <a:prstGeom prst="rect">
                      <a:avLst/>
                    </a:prstGeom>
                  </pic:spPr>
                </pic:pic>
              </a:graphicData>
            </a:graphic>
          </wp:inline>
        </w:drawing>
      </w:r>
    </w:p>
    <w:p w14:paraId="4E1526B1" w14:textId="5F96A44B" w:rsidR="00861479" w:rsidRPr="00861479" w:rsidRDefault="00861479" w:rsidP="00861479">
      <w:pPr>
        <w:ind w:firstLine="0"/>
      </w:pPr>
      <w:r w:rsidRPr="00861479">
        <w:t>A legfontosabb entitások és szerepük a rendszerben:</w:t>
      </w:r>
    </w:p>
    <w:p w14:paraId="18C4302C" w14:textId="78830B6A" w:rsidR="00861479" w:rsidRPr="00861479" w:rsidRDefault="00861479" w:rsidP="00605D5F">
      <w:pPr>
        <w:pStyle w:val="Listaszerbekezds"/>
        <w:numPr>
          <w:ilvl w:val="0"/>
          <w:numId w:val="23"/>
        </w:numPr>
        <w:ind w:left="360"/>
      </w:pPr>
      <w:r w:rsidRPr="00861479">
        <w:t>User (Felhasználó): Ez a központi entitás, amely kiterjeszti az ASP</w:t>
      </w:r>
      <w:proofErr w:type="gramStart"/>
      <w:r w:rsidRPr="00861479">
        <w:t>.NET</w:t>
      </w:r>
      <w:proofErr w:type="gramEnd"/>
      <w:r w:rsidRPr="00861479">
        <w:t xml:space="preserve"> Identity alapértelmezett felhasználói modelljét. A HealthyAPI/Models/User.cs </w:t>
      </w:r>
      <w:proofErr w:type="gramStart"/>
      <w:r w:rsidRPr="00861479">
        <w:t>fájlban</w:t>
      </w:r>
      <w:proofErr w:type="gramEnd"/>
      <w:r w:rsidRPr="00861479">
        <w:t xml:space="preserve"> olyan egyedi tulajdonságokat definiáltam, mint az Age (kor), Height (magasság), Weight (jelenlegi súly) és a GoalWeight (célsúly). Itt tárolom a felhasználó napi makrotápanyag-céljait is (TargetCalorie, TargeProtein stb.), amelyeket a rendszer a regisztrációkor vagy a </w:t>
      </w:r>
      <w:proofErr w:type="gramStart"/>
      <w:r w:rsidRPr="00861479">
        <w:t>profil</w:t>
      </w:r>
      <w:proofErr w:type="gramEnd"/>
      <w:r w:rsidRPr="00861479">
        <w:t xml:space="preserve"> szerkesztésekor számol ki.</w:t>
      </w:r>
    </w:p>
    <w:p w14:paraId="69297F1D" w14:textId="339F3DA3" w:rsidR="00861479" w:rsidRPr="00861479" w:rsidRDefault="00861479" w:rsidP="00605D5F">
      <w:pPr>
        <w:pStyle w:val="Listaszerbekezds"/>
        <w:numPr>
          <w:ilvl w:val="0"/>
          <w:numId w:val="23"/>
        </w:numPr>
        <w:ind w:left="360"/>
      </w:pPr>
      <w:r w:rsidRPr="00861479">
        <w:t>DailyNote (Napi napló): A naplózás gerince. Egy felhasználónak minden naphoz egyetlen DailyNote bejegyzése tartozhat. Ez az entitás tárolja az adott napra vonatkozó összesített értékeket (ActualCalorie, DailyWeight) és a kapcsolatokat az étkezésekhez.</w:t>
      </w:r>
    </w:p>
    <w:p w14:paraId="751ADEA7" w14:textId="1717D68A" w:rsidR="00861479" w:rsidRPr="00861479" w:rsidRDefault="00861479" w:rsidP="00605D5F">
      <w:pPr>
        <w:pStyle w:val="Listaszerbekezds"/>
        <w:numPr>
          <w:ilvl w:val="0"/>
          <w:numId w:val="23"/>
        </w:numPr>
        <w:ind w:left="360"/>
      </w:pPr>
      <w:r w:rsidRPr="00861479">
        <w:t xml:space="preserve">MealEntry (Étkezés): A DailyNote alatt helyezkedik el, és az egyes napszakokat </w:t>
      </w:r>
      <w:proofErr w:type="gramStart"/>
      <w:r w:rsidRPr="00861479">
        <w:t>reprezentálja</w:t>
      </w:r>
      <w:proofErr w:type="gramEnd"/>
      <w:r w:rsidRPr="00861479">
        <w:t xml:space="preserve"> (pl. Reggeli, Ebéd). Egy naplóhoz több étkezés is tartozhat (1</w:t>
      </w:r>
      <w:proofErr w:type="gramStart"/>
      <w:r w:rsidRPr="00861479">
        <w:t>:N</w:t>
      </w:r>
      <w:proofErr w:type="gramEnd"/>
      <w:r w:rsidRPr="00861479">
        <w:t xml:space="preserve"> kapcsolat).</w:t>
      </w:r>
    </w:p>
    <w:p w14:paraId="06BE3A50" w14:textId="627C1801" w:rsidR="00861479" w:rsidRPr="00861479" w:rsidRDefault="00861479" w:rsidP="00605D5F">
      <w:pPr>
        <w:pStyle w:val="Listaszerbekezds"/>
        <w:numPr>
          <w:ilvl w:val="0"/>
          <w:numId w:val="23"/>
        </w:numPr>
        <w:ind w:left="360"/>
      </w:pPr>
      <w:r w:rsidRPr="00861479">
        <w:lastRenderedPageBreak/>
        <w:t xml:space="preserve">Food (Étel) és Recipe (Recept): Az alapanyagokat a Food entitás, az ezekből összeállított fogásokat a Recipe entitás </w:t>
      </w:r>
      <w:proofErr w:type="gramStart"/>
      <w:r w:rsidRPr="00861479">
        <w:t>reprezentálja</w:t>
      </w:r>
      <w:proofErr w:type="gramEnd"/>
      <w:r w:rsidRPr="00861479">
        <w:t>. Mindkettő tartalmazza a tápérték adatokat (fehérje, zsír, szénhidrát, kalória).</w:t>
      </w:r>
    </w:p>
    <w:p w14:paraId="59A463EF" w14:textId="77777777" w:rsidR="00861479" w:rsidRDefault="00861479" w:rsidP="00605D5F">
      <w:pPr>
        <w:pStyle w:val="Listaszerbekezds"/>
        <w:numPr>
          <w:ilvl w:val="0"/>
          <w:numId w:val="23"/>
        </w:numPr>
        <w:ind w:left="360"/>
      </w:pPr>
      <w:r w:rsidRPr="00861479">
        <w:t>RecipeFoods (Recept-összetevők): Mivel egy recept több ételből állhat, és egy étel több receptben is szerepelhet, a Recipe és Food között N</w:t>
      </w:r>
      <w:proofErr w:type="gramStart"/>
      <w:r w:rsidRPr="00861479">
        <w:t>:M</w:t>
      </w:r>
      <w:proofErr w:type="gramEnd"/>
      <w:r w:rsidRPr="00861479">
        <w:t xml:space="preserve"> (sok-a-sokhoz) kapcsolat áll fenn. Ezt a RecipeFoods kapcsolótáblával oldottam meg, amely a mennyiséget (Quantity) is tárolja.</w:t>
      </w:r>
    </w:p>
    <w:p w14:paraId="32066494" w14:textId="29310BF4" w:rsidR="00A46230" w:rsidRDefault="00CF6896" w:rsidP="00861479">
      <w:pPr>
        <w:pStyle w:val="Cmsor3"/>
      </w:pPr>
      <w:r>
        <w:t>DTO-k szerepe:</w:t>
      </w:r>
      <w:bookmarkEnd w:id="60"/>
    </w:p>
    <w:p w14:paraId="44D76F63" w14:textId="7A66B81C" w:rsidR="00861479" w:rsidRDefault="00CF6896" w:rsidP="00861479">
      <w:r>
        <w:t xml:space="preserve"> </w:t>
      </w:r>
      <w:r w:rsidR="00861479" w:rsidRPr="00861479">
        <w:t xml:space="preserve">A fejlesztés során szigorúan elválasztottam az adatbázis-modelleket (amiket fentebb ismertettem) a külvilág felé kommunikált adatoktól. Erre a célra Data Transfer Object-eket (DTO) hoztam létre a HealthyAPI/DTOs </w:t>
      </w:r>
      <w:proofErr w:type="gramStart"/>
      <w:r w:rsidR="00861479" w:rsidRPr="00861479">
        <w:t>mappában</w:t>
      </w:r>
      <w:proofErr w:type="gramEnd"/>
      <w:r w:rsidR="00861479" w:rsidRPr="00861479">
        <w:t>.</w:t>
      </w:r>
    </w:p>
    <w:p w14:paraId="5F1B80F8" w14:textId="6734553F" w:rsidR="00861479" w:rsidRDefault="00861479" w:rsidP="00861479">
      <w:pPr>
        <w:ind w:firstLine="0"/>
      </w:pPr>
      <w:r>
        <w:t>Ennek a rétegnek a bevezetése több okból is kritikus volt:</w:t>
      </w:r>
    </w:p>
    <w:p w14:paraId="677A04BB" w14:textId="1D16B096" w:rsidR="00861479" w:rsidRDefault="00861479" w:rsidP="00605D5F">
      <w:pPr>
        <w:pStyle w:val="Listaszerbekezds"/>
        <w:numPr>
          <w:ilvl w:val="0"/>
          <w:numId w:val="25"/>
        </w:numPr>
        <w:ind w:left="360"/>
      </w:pPr>
      <w:r>
        <w:t xml:space="preserve">Adatvédelem: Nem akartam minden adatot kiküldeni a </w:t>
      </w:r>
      <w:proofErr w:type="gramStart"/>
      <w:r>
        <w:t>kliensnek</w:t>
      </w:r>
      <w:proofErr w:type="gramEnd"/>
      <w:r>
        <w:t xml:space="preserve"> (pl. a felhasználó jelszavának hash-ét vagy belső azonosítókat). A UserDto például csak a megjelenítéshez szükséges adatokat (név, token, nem) tartalmazza.</w:t>
      </w:r>
    </w:p>
    <w:p w14:paraId="5ACA59FF" w14:textId="14DA7B0A" w:rsidR="00861479" w:rsidRDefault="00861479" w:rsidP="00605D5F">
      <w:pPr>
        <w:pStyle w:val="Listaszerbekezds"/>
        <w:numPr>
          <w:ilvl w:val="0"/>
          <w:numId w:val="25"/>
        </w:numPr>
        <w:ind w:left="360"/>
      </w:pPr>
      <w:r>
        <w:t xml:space="preserve">Cirkuláris hivatkozások elkerülése: Az Entity Framework modelljei gyakran tartalmaznak körkörös hivatkozásokat (pl. </w:t>
      </w:r>
      <w:proofErr w:type="gramStart"/>
      <w:r>
        <w:t>a</w:t>
      </w:r>
      <w:proofErr w:type="gramEnd"/>
      <w:r>
        <w:t xml:space="preserve"> User hivatkozik a DailyNote-ra, ami visszahivatkozik a User-re). Ez a JSON szerializálásnál hibát okozna. A DTO-k (pl. DailyNoteResponseDto) lapos szerkezetűek, így könnyen küldhetők hálózaton.</w:t>
      </w:r>
    </w:p>
    <w:p w14:paraId="25A93F19" w14:textId="09D9121C" w:rsidR="00861479" w:rsidRDefault="00861479" w:rsidP="00605D5F">
      <w:pPr>
        <w:pStyle w:val="Listaszerbekezds"/>
        <w:numPr>
          <w:ilvl w:val="0"/>
          <w:numId w:val="24"/>
        </w:numPr>
        <w:ind w:left="360"/>
      </w:pPr>
      <w:proofErr w:type="gramStart"/>
      <w:r>
        <w:t>Kliens-specifikus formázás</w:t>
      </w:r>
      <w:proofErr w:type="gramEnd"/>
      <w:r>
        <w:t>: A DTO-kban lehetőségem volt az adatokat a frontend igényei szerint formázni (pl. dátumok átalakítása), anélkül, hogy az adatbázis szerkezetét módosítanom kellett volna.</w:t>
      </w:r>
    </w:p>
    <w:p w14:paraId="51B20F18" w14:textId="68E6599A" w:rsidR="00861479" w:rsidRDefault="00861479" w:rsidP="00861479">
      <w:pPr>
        <w:ind w:firstLine="0"/>
      </w:pPr>
      <w:r>
        <w:t xml:space="preserve">A modellek és DTO-k közötti megfeleltetést (mapping) </w:t>
      </w:r>
      <w:proofErr w:type="gramStart"/>
      <w:r>
        <w:t>manuálisan</w:t>
      </w:r>
      <w:proofErr w:type="gramEnd"/>
      <w:r>
        <w:t xml:space="preserve"> végeztem a Service rétegben, hogy teljes kontrollom legyen az adatok áramlása felett.</w:t>
      </w:r>
    </w:p>
    <w:p w14:paraId="4F241065" w14:textId="73DD6BAF" w:rsidR="00CF6896" w:rsidRDefault="00CF6896" w:rsidP="00861479">
      <w:pPr>
        <w:pStyle w:val="Cmsor2"/>
      </w:pPr>
      <w:r>
        <w:t xml:space="preserve"> </w:t>
      </w:r>
      <w:bookmarkStart w:id="61" w:name="_Toc214917754"/>
      <w:r>
        <w:t>A Backend megvalósítása (ASP</w:t>
      </w:r>
      <w:proofErr w:type="gramStart"/>
      <w:r>
        <w:t>.NET</w:t>
      </w:r>
      <w:proofErr w:type="gramEnd"/>
      <w:r>
        <w:t xml:space="preserve"> Core) (kb. 10-15 oldal)</w:t>
      </w:r>
      <w:bookmarkEnd w:id="61"/>
    </w:p>
    <w:p w14:paraId="6D8742B2" w14:textId="77777777" w:rsidR="002842E0" w:rsidRDefault="00861479" w:rsidP="00812426">
      <w:r w:rsidRPr="00861479">
        <w:t>Az alkalmazás szerveroldali logikáját ASP</w:t>
      </w:r>
      <w:proofErr w:type="gramStart"/>
      <w:r w:rsidRPr="00861479">
        <w:t>.NET</w:t>
      </w:r>
      <w:proofErr w:type="gramEnd"/>
      <w:r w:rsidRPr="00861479">
        <w:t xml:space="preserve"> Core Web API segítségével valósítottam meg. A fejlesztés során a legfontosabb szempont a tiszta, karbantartható kód architektúra kialakítása és a biztonságos adatkezelés volt. Ebben az alfejezetben </w:t>
      </w:r>
      <w:r w:rsidRPr="00861479">
        <w:lastRenderedPageBreak/>
        <w:t xml:space="preserve">részletezem az architektúrális döntéseimet, a hitelesítési folyamatot, </w:t>
      </w:r>
      <w:r w:rsidR="002842E0">
        <w:t>v</w:t>
      </w:r>
      <w:r w:rsidR="00812426">
        <w:t>alamint a rendszer üzleti logikáját a profilkezeléstől kezdve a receptek összeállításán át a napi naplózásig.</w:t>
      </w:r>
    </w:p>
    <w:p w14:paraId="607B0F26" w14:textId="5C777318" w:rsidR="00A46230" w:rsidRDefault="00CF6896" w:rsidP="002842E0">
      <w:pPr>
        <w:pStyle w:val="Cmsor3"/>
      </w:pPr>
      <w:r>
        <w:t xml:space="preserve"> </w:t>
      </w:r>
      <w:bookmarkStart w:id="62" w:name="_Toc214917755"/>
      <w:r>
        <w:t>Architektúra</w:t>
      </w:r>
      <w:r w:rsidR="00ED2427">
        <w:t xml:space="preserve"> és Tervezési minták</w:t>
      </w:r>
      <w:r>
        <w:t>:</w:t>
      </w:r>
      <w:bookmarkEnd w:id="62"/>
      <w:r>
        <w:t xml:space="preserve"> </w:t>
      </w:r>
    </w:p>
    <w:p w14:paraId="2693D0C0" w14:textId="439088BF" w:rsidR="002842E0" w:rsidRPr="002842E0" w:rsidRDefault="002842E0" w:rsidP="002842E0">
      <w:bookmarkStart w:id="63" w:name="_Toc214917756"/>
      <w:r w:rsidRPr="002842E0">
        <w:t xml:space="preserve">A backend fejlesztése során a szoftverfejlesztésben elterjedt, többrétegű (N-tier) architektúrát követtem. Különös figyelmet fordítottam a felelősségi körök szétválasztására (Separation of Concerns). Bár az Entity Framework Core használata miatt a </w:t>
      </w:r>
      <w:proofErr w:type="gramStart"/>
      <w:r w:rsidRPr="002842E0">
        <w:t>klasszikus</w:t>
      </w:r>
      <w:proofErr w:type="gramEnd"/>
      <w:r w:rsidRPr="002842E0">
        <w:t xml:space="preserve"> Repository réteget sok modern projektben elhagyják, én a Service (Szolgáltatás) réteget szigorúan alkalmaztam az üzleti logika és az adatbázis-elérés (Controller és DbCon</w:t>
      </w:r>
      <w:r>
        <w:t>text) szétválasztására.</w:t>
      </w:r>
    </w:p>
    <w:p w14:paraId="3CB7BC5D" w14:textId="2B06DF8C" w:rsidR="002842E0" w:rsidRPr="002842E0" w:rsidRDefault="002842E0" w:rsidP="002842E0">
      <w:r w:rsidRPr="002842E0">
        <w:t xml:space="preserve">A rétegek közötti laza csatolást a Függőséginjektálás (Dependency Injection - DI) tervezési minta alkalmazásával értem el. A Program.cs </w:t>
      </w:r>
      <w:proofErr w:type="gramStart"/>
      <w:r w:rsidRPr="002842E0">
        <w:t>fájlban</w:t>
      </w:r>
      <w:proofErr w:type="gramEnd"/>
      <w:r w:rsidRPr="002842E0">
        <w:t xml:space="preserve"> regisztráltam az összes általam írt szolgáltatást és azok interfészeit az IoC (Inversion of Control) konténerbe. Megoldásomban a szolgáltatások regisztrációját Scoped élettartammal állítottam be, ami biztosítja, hogy minden HTTP kéréshez új példány jöjjön létre, ezzel optimalizálva az erőforrás-használatot.</w:t>
      </w:r>
    </w:p>
    <w:p w14:paraId="01184B95" w14:textId="73F3706E" w:rsidR="002842E0" w:rsidRPr="002842E0" w:rsidRDefault="002842E0" w:rsidP="002842E0">
      <w:r w:rsidRPr="002842E0">
        <w:t>(Kódrészlet beszúrása: Program.cs-ből a builder</w:t>
      </w:r>
      <w:proofErr w:type="gramStart"/>
      <w:r w:rsidRPr="002842E0">
        <w:t>.Services</w:t>
      </w:r>
      <w:proofErr w:type="gramEnd"/>
      <w:r w:rsidRPr="002842E0">
        <w:t>.AddScoped sorok)</w:t>
      </w:r>
    </w:p>
    <w:p w14:paraId="35760587" w14:textId="77777777" w:rsidR="002842E0" w:rsidRPr="002842E0" w:rsidRDefault="002842E0" w:rsidP="002842E0">
      <w:pPr>
        <w:rPr>
          <w:rFonts w:cs="Arial"/>
          <w:b/>
          <w:bCs/>
          <w:sz w:val="28"/>
          <w:szCs w:val="26"/>
        </w:rPr>
      </w:pPr>
      <w:r w:rsidRPr="002842E0">
        <w:t xml:space="preserve">Ez a megoldás lehetővé tette, hogy a Controllerek (pl. DailyNoteController) ne függjenek a szolgáltatások </w:t>
      </w:r>
      <w:proofErr w:type="gramStart"/>
      <w:r w:rsidRPr="002842E0">
        <w:t>konkrét</w:t>
      </w:r>
      <w:proofErr w:type="gramEnd"/>
      <w:r w:rsidRPr="002842E0">
        <w:t xml:space="preserve"> implementációjától, csak az absztrakcióktól (interfészektől). A vezérlők (Controllers) feladata kizárólag a HTTP kérések fogadása, a bemeneti adatok (DTO-k) validálása és a megfelelő szolgáltatás meghívása lett, míg a </w:t>
      </w:r>
      <w:proofErr w:type="gramStart"/>
      <w:r w:rsidRPr="002842E0">
        <w:t>komplex</w:t>
      </w:r>
      <w:proofErr w:type="gramEnd"/>
      <w:r w:rsidRPr="002842E0">
        <w:t xml:space="preserve"> számítási logika a Service rétegbe került.</w:t>
      </w:r>
    </w:p>
    <w:p w14:paraId="2E66D795" w14:textId="12432884" w:rsidR="00A46230" w:rsidRDefault="00CF6896" w:rsidP="002842E0">
      <w:pPr>
        <w:pStyle w:val="Cmsor3"/>
      </w:pPr>
      <w:r>
        <w:t>Hitelesítés és biztonság:</w:t>
      </w:r>
      <w:bookmarkEnd w:id="63"/>
    </w:p>
    <w:p w14:paraId="2C519CC4" w14:textId="34DBBB26" w:rsidR="00ED2427" w:rsidRDefault="00CF6896" w:rsidP="00ED2427">
      <w:r>
        <w:t xml:space="preserve"> </w:t>
      </w:r>
      <w:r w:rsidR="00ED2427" w:rsidRPr="00ED2427">
        <w:t>Mivel az alkalmazás érzékeny egészségügyi adatokat (súly, testzsír, étkezési szokások) kezel, a biztonságos hitelesítés kritikus fontosságú volt. A rendszert ASP</w:t>
      </w:r>
      <w:proofErr w:type="gramStart"/>
      <w:r w:rsidR="00ED2427" w:rsidRPr="00ED2427">
        <w:t>.NET</w:t>
      </w:r>
      <w:proofErr w:type="gramEnd"/>
      <w:r w:rsidR="00ED2427" w:rsidRPr="00ED2427">
        <w:t xml:space="preserve"> Core Identity alapokon építettem fel, amelyet JWT (JSON Web Token) alapú tokenes hitelesítéssel egészítettem ki a stateless (állapotmentes) API kommunikáció érdekében.</w:t>
      </w:r>
    </w:p>
    <w:p w14:paraId="2CDEA56F" w14:textId="5C85A2B0" w:rsidR="00ED2427" w:rsidRPr="00ED2427" w:rsidRDefault="00ED2427" w:rsidP="00ED2427">
      <w:pPr>
        <w:pStyle w:val="Cmsor4"/>
      </w:pPr>
      <w:r w:rsidRPr="00ED2427">
        <w:t>A regisztráció és bejelentkezés folyamata</w:t>
      </w:r>
    </w:p>
    <w:p w14:paraId="747D67FE" w14:textId="77777777" w:rsidR="00ED2427" w:rsidRDefault="00ED2427" w:rsidP="00ED2427">
      <w:r>
        <w:rPr>
          <w:rStyle w:val="citation-26"/>
        </w:rPr>
        <w:t xml:space="preserve">A felhasználókezelést az </w:t>
      </w:r>
      <w:r>
        <w:rPr>
          <w:rStyle w:val="citation-26"/>
          <w:rFonts w:ascii="Courier New" w:hAnsi="Courier New" w:cs="Courier New"/>
          <w:sz w:val="20"/>
          <w:szCs w:val="20"/>
        </w:rPr>
        <w:t>AccountController</w:t>
      </w:r>
      <w:r>
        <w:rPr>
          <w:rStyle w:val="citation-26"/>
        </w:rPr>
        <w:t xml:space="preserve"> </w:t>
      </w:r>
      <w:r>
        <w:t xml:space="preserve">valósítja meg. A regisztráció során a rendszer nemcsak létrehozza a felhasználót az adatbázisban, hanem azonnal elindít egy </w:t>
      </w:r>
      <w:r>
        <w:lastRenderedPageBreak/>
        <w:t xml:space="preserve">e-mail megerősítési folyamatot is. </w:t>
      </w:r>
      <w:r>
        <w:rPr>
          <w:rStyle w:val="citation-25"/>
        </w:rPr>
        <w:t xml:space="preserve">Ehhez a </w:t>
      </w:r>
      <w:r>
        <w:rPr>
          <w:rStyle w:val="citation-25"/>
          <w:rFonts w:ascii="Courier New" w:hAnsi="Courier New" w:cs="Courier New"/>
          <w:sz w:val="20"/>
          <w:szCs w:val="20"/>
        </w:rPr>
        <w:t>Mailjet</w:t>
      </w:r>
      <w:r>
        <w:rPr>
          <w:rStyle w:val="citation-25"/>
        </w:rPr>
        <w:t xml:space="preserve"> külső szolgáltatót integráltam az </w:t>
      </w:r>
      <w:r>
        <w:rPr>
          <w:rStyle w:val="citation-25"/>
          <w:rFonts w:ascii="Courier New" w:hAnsi="Courier New" w:cs="Courier New"/>
          <w:sz w:val="20"/>
          <w:szCs w:val="20"/>
        </w:rPr>
        <w:t>EmailService</w:t>
      </w:r>
      <w:r>
        <w:rPr>
          <w:rStyle w:val="citation-25"/>
        </w:rPr>
        <w:t xml:space="preserve"> osztályon keresztül</w:t>
      </w:r>
      <w:r>
        <w:t>.</w:t>
      </w:r>
    </w:p>
    <w:p w14:paraId="0A0B5EDB" w14:textId="77777777" w:rsidR="00ED2427" w:rsidRDefault="00ED2427" w:rsidP="00ED2427">
      <w:r>
        <w:t>A bejelentkezés során (</w:t>
      </w:r>
      <w:r>
        <w:rPr>
          <w:rStyle w:val="HTML-kd"/>
        </w:rPr>
        <w:t>Login</w:t>
      </w:r>
      <w:r>
        <w:t xml:space="preserve"> végpont) a rendszer ellenőrzi a felhasználó hitelesítő adatait. </w:t>
      </w:r>
      <w:r>
        <w:rPr>
          <w:rStyle w:val="citation-24"/>
        </w:rPr>
        <w:t xml:space="preserve">Sikeres azonosítás esetén a </w:t>
      </w:r>
      <w:r>
        <w:rPr>
          <w:rStyle w:val="citation-24"/>
          <w:rFonts w:ascii="Courier New" w:hAnsi="Courier New" w:cs="Courier New"/>
          <w:sz w:val="20"/>
          <w:szCs w:val="20"/>
        </w:rPr>
        <w:t>JWTService</w:t>
      </w:r>
      <w:r>
        <w:rPr>
          <w:rStyle w:val="citation-24"/>
        </w:rPr>
        <w:t xml:space="preserve"> </w:t>
      </w:r>
      <w:r>
        <w:t>osztály lép működésbe, amely legenerálja a biztonságos hozzáférést biztosító tokent.</w:t>
      </w:r>
    </w:p>
    <w:p w14:paraId="7142BA78" w14:textId="77777777" w:rsidR="00ED2427" w:rsidRDefault="00ED2427" w:rsidP="00ED2427">
      <w:r>
        <w:rPr>
          <w:rStyle w:val="citation-23"/>
        </w:rPr>
        <w:t xml:space="preserve">(Kódrészlet beszúrása: </w:t>
      </w:r>
      <w:r>
        <w:rPr>
          <w:rStyle w:val="citation-23"/>
          <w:rFonts w:ascii="Courier New" w:hAnsi="Courier New" w:cs="Courier New"/>
          <w:sz w:val="20"/>
          <w:szCs w:val="20"/>
        </w:rPr>
        <w:t>JWTService.cs</w:t>
      </w:r>
      <w:r>
        <w:rPr>
          <w:rStyle w:val="citation-23"/>
        </w:rPr>
        <w:t xml:space="preserve"> </w:t>
      </w:r>
      <w:proofErr w:type="gramStart"/>
      <w:r>
        <w:rPr>
          <w:rStyle w:val="citation-23"/>
        </w:rPr>
        <w:t>fájlból</w:t>
      </w:r>
      <w:proofErr w:type="gramEnd"/>
      <w:r>
        <w:rPr>
          <w:rStyle w:val="citation-23"/>
        </w:rPr>
        <w:t xml:space="preserve"> a CreateJWT metódus, ahol a Claim-eket és a tokent létrehozod </w:t>
      </w:r>
      <w:r>
        <w:t>)</w:t>
      </w:r>
    </w:p>
    <w:p w14:paraId="27F86F4D" w14:textId="79610CB8" w:rsidR="00ED2427" w:rsidRDefault="00ED2427" w:rsidP="00ED2427">
      <w:r>
        <w:t>A fenti kódban látható, hogy a tokenbe (Claim-ként) beégetem a felhasználó egyedi azonosítóját (</w:t>
      </w:r>
      <w:r>
        <w:rPr>
          <w:rStyle w:val="HTML-kd"/>
        </w:rPr>
        <w:t>NameId</w:t>
      </w:r>
      <w:r>
        <w:t xml:space="preserve">) és e-mail címét. Ez lehetővé teszi, hogy a későbbi kéréseknél a szerver adatbázis-lekérdezés nélkül is tudja, ki indította a kérést. A jelszavakat soha nem tárolom nyílt szövegként; az Identity keretrendszer </w:t>
      </w:r>
      <w:proofErr w:type="gramStart"/>
      <w:r>
        <w:t>automatikusan</w:t>
      </w:r>
      <w:proofErr w:type="gramEnd"/>
      <w:r>
        <w:t xml:space="preserve"> hash-eli azokat a biztonság érdekében.</w:t>
      </w:r>
    </w:p>
    <w:p w14:paraId="71D12743" w14:textId="2FC6BB13" w:rsidR="002842E0" w:rsidRDefault="002842E0" w:rsidP="002842E0">
      <w:pPr>
        <w:pStyle w:val="Cmsor3"/>
      </w:pPr>
      <w:r>
        <w:t xml:space="preserve">Felhasználói </w:t>
      </w:r>
      <w:proofErr w:type="gramStart"/>
      <w:r>
        <w:t>profil</w:t>
      </w:r>
      <w:proofErr w:type="gramEnd"/>
      <w:r>
        <w:t xml:space="preserve"> és Célok kezelése</w:t>
      </w:r>
    </w:p>
    <w:p w14:paraId="3986DAB7" w14:textId="024ED37E" w:rsidR="002842E0" w:rsidRDefault="002842E0" w:rsidP="002842E0">
      <w:r>
        <w:t xml:space="preserve">Az alkalmazás "agya" a felhasználói </w:t>
      </w:r>
      <w:proofErr w:type="gramStart"/>
      <w:r>
        <w:t>profil</w:t>
      </w:r>
      <w:proofErr w:type="gramEnd"/>
      <w:r>
        <w:t xml:space="preserve">, amely alapján a rendszer a napi célokat kalkulálja. Ezt a logikát </w:t>
      </w:r>
      <w:proofErr w:type="gramStart"/>
      <w:r>
        <w:t>a</w:t>
      </w:r>
      <w:proofErr w:type="gramEnd"/>
      <w:r>
        <w:t xml:space="preserve"> UserProfileService osztályban valósítottam me</w:t>
      </w:r>
      <w:r>
        <w:t>g.</w:t>
      </w:r>
    </w:p>
    <w:p w14:paraId="0581757A" w14:textId="77777777" w:rsidR="002842E0" w:rsidRDefault="002842E0" w:rsidP="002842E0">
      <w:r>
        <w:t xml:space="preserve">A felhasználó a regisztrációkor vagy a </w:t>
      </w:r>
      <w:proofErr w:type="gramStart"/>
      <w:r>
        <w:t>profil</w:t>
      </w:r>
      <w:proofErr w:type="gramEnd"/>
      <w:r>
        <w:t xml:space="preserve"> szerkesztésekor megadja fizikai paramétereit (kor, nem, magasság, súly) és aktivitási szintjét. A rendszer ezekből az adatokból, valamint a választott céltól (pl. fogyás, súlytartás) függően kiszámolja a napi kalória- és makrotápanyag-szükségletet (BMR és TDEE </w:t>
      </w:r>
      <w:proofErr w:type="gramStart"/>
      <w:r>
        <w:t>kalkuláció</w:t>
      </w:r>
      <w:proofErr w:type="gramEnd"/>
      <w:r>
        <w:t xml:space="preserve">). Ezeket az értékeket </w:t>
      </w:r>
      <w:proofErr w:type="gramStart"/>
      <w:r>
        <w:t>a</w:t>
      </w:r>
      <w:proofErr w:type="gramEnd"/>
      <w:r>
        <w:t xml:space="preserve"> User entitásban tárolom (TargetCalorie, TargetProtein stb.), és ezek szolgálnak alapértelmezettként minden új naplóbejegyzés létrehozásakor.</w:t>
      </w:r>
    </w:p>
    <w:p w14:paraId="52847860" w14:textId="77777777" w:rsidR="002842E0" w:rsidRDefault="002842E0" w:rsidP="002842E0"/>
    <w:p w14:paraId="3F0AD769" w14:textId="410A3AF4" w:rsidR="002842E0" w:rsidRDefault="002842E0" w:rsidP="002842E0">
      <w:pPr>
        <w:pStyle w:val="Cmsor3"/>
      </w:pPr>
      <w:r>
        <w:t xml:space="preserve"> Alapanyagok (Food) és Tevékenységek kezelése</w:t>
      </w:r>
    </w:p>
    <w:p w14:paraId="1DD08FA0" w14:textId="33C47A61" w:rsidR="002842E0" w:rsidRDefault="002842E0" w:rsidP="002842E0">
      <w:r>
        <w:t>A naplózás építőkockáit az ételek és</w:t>
      </w:r>
      <w:r>
        <w:t xml:space="preserve"> a sporttevékenységek jelentik.</w:t>
      </w:r>
    </w:p>
    <w:p w14:paraId="6522A279" w14:textId="77777777" w:rsidR="002842E0" w:rsidRDefault="002842E0" w:rsidP="002842E0">
      <w:r>
        <w:t xml:space="preserve">Ételek felvétele: A FoodService osztály biztosítja a lehetőséget, hogy a felhasználó új alapanyagokat vigyen fel a rendszerbe. A CreateFoodAsync </w:t>
      </w:r>
      <w:proofErr w:type="gramStart"/>
      <w:r>
        <w:t>metódus</w:t>
      </w:r>
      <w:proofErr w:type="gramEnd"/>
      <w:r>
        <w:t xml:space="preserve"> fogadja az étel nevét és a 100 grammra vetített tápérték adatait. Itt validációt is végez a rendszer (pl. nem lehet negatív kalória), majd menti az új Food entitást, amely azonnal kereshetővé válik.</w:t>
      </w:r>
    </w:p>
    <w:p w14:paraId="7CBFE261" w14:textId="77777777" w:rsidR="002842E0" w:rsidRDefault="002842E0" w:rsidP="002842E0"/>
    <w:p w14:paraId="46B483D4" w14:textId="3C34E179" w:rsidR="002842E0" w:rsidRDefault="002842E0" w:rsidP="002842E0">
      <w:r>
        <w:lastRenderedPageBreak/>
        <w:t xml:space="preserve">(Kódrészlet beszúrása: FoodService.cs-ből a CreateFoodAsync </w:t>
      </w:r>
      <w:proofErr w:type="gramStart"/>
      <w:r>
        <w:t>me</w:t>
      </w:r>
      <w:r>
        <w:t>tódus</w:t>
      </w:r>
      <w:proofErr w:type="gramEnd"/>
      <w:r>
        <w:t>)</w:t>
      </w:r>
    </w:p>
    <w:p w14:paraId="16322A65" w14:textId="77777777" w:rsidR="002842E0" w:rsidRDefault="002842E0" w:rsidP="002842E0">
      <w:r>
        <w:t>Tevékenységek kezelése: Hasonló módon, az ActivityCatalogService teszi lehetővé a különböző mozgásformák (pl. Futás, Úszás) és a hozzájuk tartozó fajlagos kalóriaégetés kezelését, amelyekből a felhasználó később választhat a naplózás során.</w:t>
      </w:r>
    </w:p>
    <w:p w14:paraId="1D911805" w14:textId="77777777" w:rsidR="002842E0" w:rsidRDefault="002842E0" w:rsidP="002842E0"/>
    <w:p w14:paraId="02AB8749" w14:textId="77777777" w:rsidR="00BA41DD" w:rsidRDefault="00BA41DD" w:rsidP="00BA41DD">
      <w:pPr>
        <w:pStyle w:val="Cmsor3"/>
      </w:pPr>
      <w:bookmarkStart w:id="64" w:name="_Toc214917758"/>
      <w:r>
        <w:t>Receptkezelés logikája:</w:t>
      </w:r>
      <w:bookmarkEnd w:id="64"/>
      <w:r>
        <w:t xml:space="preserve"> </w:t>
      </w:r>
    </w:p>
    <w:p w14:paraId="0971B658" w14:textId="77777777" w:rsidR="00BA41DD" w:rsidRDefault="00BA41DD" w:rsidP="00BA41DD">
      <w:r>
        <w:t xml:space="preserve">A rendszer egyik legbonyolultabb algoritmusa a receptek létrehozása és tápérték-számítása, amelyet a </w:t>
      </w:r>
      <w:proofErr w:type="gramStart"/>
      <w:r>
        <w:t>RecipeService  végez</w:t>
      </w:r>
      <w:proofErr w:type="gramEnd"/>
      <w:r>
        <w:t>. A követelmény az volt, hogy a felhasználó összeválogathasson alapanyagokat (Food), megadhassa azok mennyiségét, a rendszer pedig ezekből egyetlen, egységes "Recept" entitást hozzon létre, kiszámolt tápértékekkel.</w:t>
      </w:r>
    </w:p>
    <w:p w14:paraId="6A6CF1A2" w14:textId="77777777" w:rsidR="00BA41DD" w:rsidRDefault="00BA41DD" w:rsidP="00BA41DD">
      <w:pPr>
        <w:ind w:firstLine="0"/>
      </w:pPr>
      <w:r>
        <w:t xml:space="preserve">A CreateRecipeAsync </w:t>
      </w:r>
      <w:proofErr w:type="gramStart"/>
      <w:r>
        <w:t>metódusban</w:t>
      </w:r>
      <w:proofErr w:type="gramEnd"/>
      <w:r>
        <w:t xml:space="preserve"> a következő logikát valósítottam meg:</w:t>
      </w:r>
    </w:p>
    <w:p w14:paraId="707ED65D" w14:textId="77777777" w:rsidR="00BA41DD" w:rsidRDefault="00BA41DD" w:rsidP="00BA41DD">
      <w:pPr>
        <w:pStyle w:val="Listaszerbekezds"/>
        <w:numPr>
          <w:ilvl w:val="0"/>
          <w:numId w:val="26"/>
        </w:numPr>
      </w:pPr>
      <w:r>
        <w:t>A beérkező DTO (RecipeCreateDto) tartalmazza a recept nevét, leírását és az összetevők listáját mennyiségekkel.</w:t>
      </w:r>
    </w:p>
    <w:p w14:paraId="4CF2AEBC" w14:textId="77777777" w:rsidR="00BA41DD" w:rsidRDefault="00BA41DD" w:rsidP="00BA41DD">
      <w:pPr>
        <w:pStyle w:val="Listaszerbekezds"/>
        <w:numPr>
          <w:ilvl w:val="0"/>
          <w:numId w:val="26"/>
        </w:numPr>
      </w:pPr>
      <w:r>
        <w:t>A rendszer létrehozza a Recipe entitást.</w:t>
      </w:r>
    </w:p>
    <w:p w14:paraId="1526535E" w14:textId="77777777" w:rsidR="00BA41DD" w:rsidRDefault="00BA41DD" w:rsidP="00BA41DD">
      <w:pPr>
        <w:pStyle w:val="Listaszerbekezds"/>
        <w:numPr>
          <w:ilvl w:val="0"/>
          <w:numId w:val="26"/>
        </w:numPr>
      </w:pPr>
      <w:r>
        <w:t>Végigiterál a kapott összetevőkön, és a RecipeFoods kapcsolótáblán keresztül összeköti őket az új recepttel.</w:t>
      </w:r>
    </w:p>
    <w:p w14:paraId="7A58F44B" w14:textId="77777777" w:rsidR="00BA41DD" w:rsidRDefault="00BA41DD" w:rsidP="00BA41DD">
      <w:pPr>
        <w:pStyle w:val="Listaszerbekezds"/>
        <w:numPr>
          <w:ilvl w:val="0"/>
          <w:numId w:val="26"/>
        </w:numPr>
      </w:pPr>
      <w:r>
        <w:t>Aggregálás: A ciklus során a rendszer folyamatosan összegzi az egyes alapanyagok makróit (fehérje, zsír, szénhidrát, kalória) a megadott mennyiségek alapján.</w:t>
      </w:r>
    </w:p>
    <w:p w14:paraId="41A0D576" w14:textId="77777777" w:rsidR="00BA41DD" w:rsidRDefault="00BA41DD" w:rsidP="00BA41DD">
      <w:r>
        <w:t xml:space="preserve">(Kódrészlet beszúrása: RecipeService.cs-ből a CreateRecipeAsync </w:t>
      </w:r>
      <w:proofErr w:type="gramStart"/>
      <w:r>
        <w:t>metódus</w:t>
      </w:r>
      <w:proofErr w:type="gramEnd"/>
      <w:r>
        <w:t xml:space="preserve"> számítási logikája )</w:t>
      </w:r>
    </w:p>
    <w:p w14:paraId="5229DF37" w14:textId="77777777" w:rsidR="00BA41DD" w:rsidRDefault="00BA41DD" w:rsidP="00BA41DD">
      <w:r>
        <w:t>Ez a megoldás leveszi a terhet a felhasználó válláról: nem kell kézzel számolnia, hogy a "Csirkés rizs" mennyi kalória, elég csak kiválasztania a rizst és a csirkét, a rendszer pedig elvégzi a matematikai műveleteket.</w:t>
      </w:r>
    </w:p>
    <w:p w14:paraId="6CA76330" w14:textId="77777777" w:rsidR="00ED2427" w:rsidRDefault="00ED2427" w:rsidP="00BA41DD"/>
    <w:p w14:paraId="56A21832" w14:textId="33E06131" w:rsidR="00A46230" w:rsidRDefault="00CF6896" w:rsidP="00A46230">
      <w:pPr>
        <w:pStyle w:val="Cmsor3"/>
      </w:pPr>
      <w:r>
        <w:t xml:space="preserve"> </w:t>
      </w:r>
      <w:bookmarkStart w:id="65" w:name="_Toc214917757"/>
      <w:r>
        <w:t>Üzleti logika - A Naplózás magja:</w:t>
      </w:r>
      <w:bookmarkEnd w:id="65"/>
      <w:r>
        <w:t xml:space="preserve"> </w:t>
      </w:r>
    </w:p>
    <w:p w14:paraId="657D286A" w14:textId="10E7A75B" w:rsidR="00ED2427" w:rsidRDefault="00ED2427" w:rsidP="00ED2427">
      <w:r w:rsidRPr="00ED2427">
        <w:t xml:space="preserve">Az alkalmazás központi </w:t>
      </w:r>
      <w:proofErr w:type="gramStart"/>
      <w:r w:rsidRPr="00ED2427">
        <w:t>funkciója</w:t>
      </w:r>
      <w:proofErr w:type="gramEnd"/>
      <w:r w:rsidRPr="00ED2427">
        <w:t xml:space="preserve"> a napi táplálkozás és aktivitás nyomon követése. Ezt a </w:t>
      </w:r>
      <w:proofErr w:type="gramStart"/>
      <w:r w:rsidRPr="00ED2427">
        <w:t>komplex</w:t>
      </w:r>
      <w:proofErr w:type="gramEnd"/>
      <w:r w:rsidRPr="00ED2427">
        <w:t xml:space="preserve"> logikát a DailyNoteService  osztályban implementáltam. A legnagyobb kihívást itt az adatok </w:t>
      </w:r>
      <w:proofErr w:type="gramStart"/>
      <w:r w:rsidRPr="00ED2427">
        <w:t>konzisztenciájának</w:t>
      </w:r>
      <w:proofErr w:type="gramEnd"/>
      <w:r w:rsidRPr="00ED2427">
        <w:t xml:space="preserve"> megőrzése és a valós idejű újraszámolás jelentette</w:t>
      </w:r>
      <w:r>
        <w:t>.</w:t>
      </w:r>
    </w:p>
    <w:p w14:paraId="2161ECB6" w14:textId="56EC28FF" w:rsidR="00ED2427" w:rsidRDefault="00ED2427" w:rsidP="00ED2427">
      <w:pPr>
        <w:pStyle w:val="Cmsor4"/>
      </w:pPr>
      <w:r>
        <w:lastRenderedPageBreak/>
        <w:t>A DailyNote kezelése</w:t>
      </w:r>
    </w:p>
    <w:p w14:paraId="012FA6AF" w14:textId="74449464" w:rsidR="00ED2427" w:rsidRDefault="00ED2427" w:rsidP="00ED2427">
      <w:r>
        <w:t>Amikor a felhasználó hozzáad egy ételt a naplójához, a rendszernek több lépést kell végrehajtania:</w:t>
      </w:r>
    </w:p>
    <w:p w14:paraId="322D97DE" w14:textId="1F01F162" w:rsidR="00ED2427" w:rsidRDefault="00ED2427" w:rsidP="00605D5F">
      <w:pPr>
        <w:pStyle w:val="Listaszerbekezds"/>
        <w:numPr>
          <w:ilvl w:val="0"/>
          <w:numId w:val="27"/>
        </w:numPr>
      </w:pPr>
      <w:r>
        <w:t xml:space="preserve">Ellenőrizni, hogy létezik-e már DailyNote (naplóbejegyzés) az adott napra. Ha nem, létre kell hozni egyet a felhasználó </w:t>
      </w:r>
      <w:proofErr w:type="gramStart"/>
      <w:r>
        <w:t>aktuális</w:t>
      </w:r>
      <w:proofErr w:type="gramEnd"/>
      <w:r>
        <w:t xml:space="preserve"> céljaival (Target macros).</w:t>
      </w:r>
    </w:p>
    <w:p w14:paraId="08326DD3" w14:textId="22FF4802" w:rsidR="00ED2427" w:rsidRDefault="00ED2427" w:rsidP="00605D5F">
      <w:pPr>
        <w:pStyle w:val="Listaszerbekezds"/>
        <w:numPr>
          <w:ilvl w:val="0"/>
          <w:numId w:val="27"/>
        </w:numPr>
      </w:pPr>
      <w:r>
        <w:t>Hozzáadni az ételt a megfelelő étkezéshez (pl. Ebéd).</w:t>
      </w:r>
    </w:p>
    <w:p w14:paraId="0E748F8D" w14:textId="38F8A9DD" w:rsidR="00ED2427" w:rsidRDefault="00ED2427" w:rsidP="00605D5F">
      <w:pPr>
        <w:pStyle w:val="Listaszerbekezds"/>
        <w:numPr>
          <w:ilvl w:val="0"/>
          <w:numId w:val="27"/>
        </w:numPr>
      </w:pPr>
      <w:r>
        <w:t>Újra</w:t>
      </w:r>
      <w:proofErr w:type="gramStart"/>
      <w:r>
        <w:t>kalkulálni</w:t>
      </w:r>
      <w:proofErr w:type="gramEnd"/>
      <w:r>
        <w:t xml:space="preserve"> az adott étkezés (MealEntry) összesített tápértékeit.</w:t>
      </w:r>
    </w:p>
    <w:p w14:paraId="15DCAA4C" w14:textId="105C71F9" w:rsidR="00ED2427" w:rsidRDefault="00ED2427" w:rsidP="00605D5F">
      <w:pPr>
        <w:pStyle w:val="Listaszerbekezds"/>
        <w:numPr>
          <w:ilvl w:val="0"/>
          <w:numId w:val="27"/>
        </w:numPr>
      </w:pPr>
      <w:r>
        <w:t>Újra</w:t>
      </w:r>
      <w:proofErr w:type="gramStart"/>
      <w:r>
        <w:t>kalkulálni</w:t>
      </w:r>
      <w:proofErr w:type="gramEnd"/>
      <w:r>
        <w:t xml:space="preserve"> az egész napos (DailyNote) bevitelt.</w:t>
      </w:r>
    </w:p>
    <w:p w14:paraId="114E985E" w14:textId="5F3A3B94" w:rsidR="00ED2427" w:rsidRDefault="00ED2427" w:rsidP="00ED2427">
      <w:r>
        <w:t xml:space="preserve">Ezt a láncolatot </w:t>
      </w:r>
      <w:proofErr w:type="gramStart"/>
      <w:r>
        <w:t>a</w:t>
      </w:r>
      <w:proofErr w:type="gramEnd"/>
      <w:r>
        <w:t xml:space="preserve"> AddFoodToMealAsync metódus vezérli. Külön figyelmet fordítottam arra, hogy a számítások mindig a rögzített mennyiség (Quantity) arányában történjenek, mivel az ételek tápértéke 100 grammra van megadva az adatbázisban.</w:t>
      </w:r>
    </w:p>
    <w:p w14:paraId="7668FD57" w14:textId="7AC6D3FB" w:rsidR="00ED2427" w:rsidRDefault="00ED2427" w:rsidP="00ED2427">
      <w:r>
        <w:t xml:space="preserve">(Kódrészlet beszúrása: DailyNoteService.cs-ből </w:t>
      </w:r>
      <w:proofErr w:type="gramStart"/>
      <w:r>
        <w:t>a</w:t>
      </w:r>
      <w:proofErr w:type="gramEnd"/>
      <w:r>
        <w:t xml:space="preserve"> AddFoodToMealAsync metódus vagy a RecalculateMealEntryAsync privát metódus )</w:t>
      </w:r>
    </w:p>
    <w:p w14:paraId="0E9387EF" w14:textId="3C2886DA" w:rsidR="00ED2427" w:rsidRDefault="00ED2427" w:rsidP="00ED2427">
      <w:r>
        <w:t xml:space="preserve">Ahogy a kódban is látható, az újraszámolás (RecalculateDailyNoteTotalsAsync) minden módosítás után </w:t>
      </w:r>
      <w:proofErr w:type="gramStart"/>
      <w:r>
        <w:t>automatikusan</w:t>
      </w:r>
      <w:proofErr w:type="gramEnd"/>
      <w:r>
        <w:t xml:space="preserve"> lefut. Ez biztosítja, hogy a felhasználó a frontend felületen mindig a legfrissebb, helyes összesítő adatokat lássa a "progress bar"-okon.</w:t>
      </w:r>
    </w:p>
    <w:p w14:paraId="4CD28E2D" w14:textId="09506D9B" w:rsidR="00ED2427" w:rsidRDefault="00BA41DD" w:rsidP="00ED2427">
      <w:pPr>
        <w:pStyle w:val="Cmsor4"/>
      </w:pPr>
      <w:proofErr w:type="gramStart"/>
      <w:r>
        <w:t>Aktivitás</w:t>
      </w:r>
      <w:proofErr w:type="gramEnd"/>
      <w:r>
        <w:t xml:space="preserve"> és Testsúly naplózása</w:t>
      </w:r>
    </w:p>
    <w:p w14:paraId="5674CF4D" w14:textId="670D7CA8" w:rsidR="00E82B1E" w:rsidRPr="00E82B1E" w:rsidRDefault="00E82B1E" w:rsidP="00E82B1E">
      <w:r w:rsidRPr="00E82B1E">
        <w:t xml:space="preserve">A táplálkozás mellett a rendszer kezeli a sporttevékenységeket is. A LogActivityAsync </w:t>
      </w:r>
      <w:proofErr w:type="gramStart"/>
      <w:r w:rsidRPr="00E82B1E">
        <w:t>metódus</w:t>
      </w:r>
      <w:proofErr w:type="gramEnd"/>
      <w:r w:rsidRPr="00E82B1E">
        <w:t xml:space="preserve"> rögzíti a kiválasztott mozgásformát és annak időtartamát, majd a katalógusadatok alapján kiszámolja és levonja az elégetett kalóriát a napi egyenlegből.</w:t>
      </w:r>
    </w:p>
    <w:p w14:paraId="5D936747" w14:textId="55735BC3" w:rsidR="00E82B1E" w:rsidRDefault="00E82B1E" w:rsidP="00E82B1E">
      <w:r w:rsidRPr="00E82B1E">
        <w:t xml:space="preserve">A testsúly rögzítése (UpdateDayWeightAsync) kettős célt szolgál: frissíti az adott naplóbejegyzést (DailyNote), és egyúttal </w:t>
      </w:r>
      <w:proofErr w:type="gramStart"/>
      <w:r w:rsidRPr="00E82B1E">
        <w:t>aktualizálja</w:t>
      </w:r>
      <w:proofErr w:type="gramEnd"/>
      <w:r w:rsidRPr="00E82B1E">
        <w:t xml:space="preserve"> a felhasználó profiljában tárolt aktuális súlyt is (User.Weight), biztosítva az adatkonzisztenciát.</w:t>
      </w:r>
    </w:p>
    <w:p w14:paraId="0B5E22FA" w14:textId="20B28827" w:rsidR="00BA41DD" w:rsidRPr="00BA41DD" w:rsidRDefault="00BA41DD" w:rsidP="00BA41DD">
      <w:pPr>
        <w:pStyle w:val="Cmsor3"/>
      </w:pPr>
      <w:r w:rsidRPr="00BA41DD">
        <w:t>Adatszolgáltatás a vizualizációhoz (Grafikon és Naptár)</w:t>
      </w:r>
    </w:p>
    <w:p w14:paraId="3AA1117C" w14:textId="627E3DAA" w:rsidR="00BA41DD" w:rsidRPr="00BA41DD" w:rsidRDefault="00BA41DD" w:rsidP="00BA41DD">
      <w:r w:rsidRPr="00BA41DD">
        <w:t>A frontend oldali vizualizáció (súlygrafikon, naptárnézet) kiszolgálása érdekében a backend specifikus végpontokat biztosít, amelyek ag</w:t>
      </w:r>
      <w:r>
        <w:t>gregált adatokat szolgáltatnak.</w:t>
      </w:r>
    </w:p>
    <w:p w14:paraId="4238D665" w14:textId="3BC6F3D4" w:rsidR="00BA41DD" w:rsidRPr="00BA41DD" w:rsidRDefault="00BA41DD" w:rsidP="00756380">
      <w:pPr>
        <w:pStyle w:val="Listaszerbekezds"/>
        <w:numPr>
          <w:ilvl w:val="0"/>
          <w:numId w:val="28"/>
        </w:numPr>
        <w:ind w:left="360"/>
      </w:pPr>
      <w:r w:rsidRPr="00BA41DD">
        <w:lastRenderedPageBreak/>
        <w:t xml:space="preserve">Naptárnézet: A DailyNoteService képes havi bontásban visszaadni a naplóbejegyzések rövid kivonatát (kalória, </w:t>
      </w:r>
      <w:proofErr w:type="gramStart"/>
      <w:r w:rsidRPr="00BA41DD">
        <w:t>dátum</w:t>
      </w:r>
      <w:proofErr w:type="gramEnd"/>
      <w:r w:rsidRPr="00BA41DD">
        <w:t>), amely alapján a kliens kirajzolja a naptárat.</w:t>
      </w:r>
    </w:p>
    <w:p w14:paraId="459435E9" w14:textId="1985B0A4" w:rsidR="00BA41DD" w:rsidRPr="00E82B1E" w:rsidRDefault="00BA41DD" w:rsidP="00756380">
      <w:pPr>
        <w:pStyle w:val="Listaszerbekezds"/>
        <w:numPr>
          <w:ilvl w:val="0"/>
          <w:numId w:val="28"/>
        </w:numPr>
        <w:ind w:left="360"/>
      </w:pPr>
      <w:r w:rsidRPr="00BA41DD">
        <w:t xml:space="preserve">Súlygrafikon: A GetWeightHistoryAsync </w:t>
      </w:r>
      <w:proofErr w:type="gramStart"/>
      <w:r w:rsidRPr="00BA41DD">
        <w:t>metódus</w:t>
      </w:r>
      <w:proofErr w:type="gramEnd"/>
      <w:r w:rsidRPr="00BA41DD">
        <w:t xml:space="preserve"> időrendben adja vissza a rögzített testsúly-adatokat. Mivel a DailyNote tábla tartalmazza a DailyWeight mezőt és a CreatedAt </w:t>
      </w:r>
      <w:proofErr w:type="gramStart"/>
      <w:r w:rsidRPr="00BA41DD">
        <w:t>dátumot</w:t>
      </w:r>
      <w:proofErr w:type="gramEnd"/>
      <w:r w:rsidRPr="00BA41DD">
        <w:t>, egy egyszerű LINQ lekérdezéssel kinyerhető a felhasználó súlyváltozásának teljes története, amit a frontend közvetlenül a diagram kirajzolásához használ.</w:t>
      </w:r>
    </w:p>
    <w:p w14:paraId="51FF45CB" w14:textId="3E35BC36" w:rsidR="00A46230" w:rsidRDefault="00CF6896" w:rsidP="00A46230">
      <w:pPr>
        <w:pStyle w:val="Cmsor3"/>
      </w:pPr>
      <w:bookmarkStart w:id="66" w:name="_Toc214917759"/>
      <w:r>
        <w:t>API Dokumentáció:</w:t>
      </w:r>
      <w:bookmarkEnd w:id="66"/>
      <w:r>
        <w:t xml:space="preserve"> </w:t>
      </w:r>
    </w:p>
    <w:p w14:paraId="44B619F6" w14:textId="15FC4254" w:rsidR="00ED2427" w:rsidRDefault="00ED2427" w:rsidP="00ED2427">
      <w:r>
        <w:t>A modern webfejlesztésben elengedhetetlen az API megfelelő dokumentálása. Erre a célra a Swagger/OpenAPI szabványt használtam, amelyet az NSwag eszköztárral egészítettem ki.</w:t>
      </w:r>
    </w:p>
    <w:p w14:paraId="65F9933A" w14:textId="2A47D176" w:rsidR="00ED2427" w:rsidRDefault="00ED2427" w:rsidP="00ED2427">
      <w:r>
        <w:t>A Program.cs-ben konfiguráltam a Swagger generátort, amely futásidőben feltérképezi a Controllereket és a DTO-kat, majd létrehoz egy interaktív dokumentációs felületet (/swagger).</w:t>
      </w:r>
    </w:p>
    <w:p w14:paraId="28E270CD" w14:textId="0AEA03CF" w:rsidR="00ED2427" w:rsidRDefault="00ED2427" w:rsidP="00ED2427">
      <w:r>
        <w:t>(Kép beszúrása: Képernyőkép a Swagger UI felületedről, ahol látszanak a végpontok) 4.1. ábra: A Swagger UI interaktív dokumentációs felülete</w:t>
      </w:r>
    </w:p>
    <w:p w14:paraId="581D9BC8" w14:textId="120E440A" w:rsidR="00CF6896" w:rsidRDefault="00ED2427" w:rsidP="00ED2427">
      <w:r>
        <w:t xml:space="preserve">Ennek a megoldásnak a legnagyobb előnye a frontend fejlesztés során jelentkezett. Az NSwag stúdió segítségével (amelynek konfigurációját az ad.nswag </w:t>
      </w:r>
      <w:proofErr w:type="gramStart"/>
      <w:r>
        <w:t>fájlban</w:t>
      </w:r>
      <w:proofErr w:type="gramEnd"/>
      <w:r>
        <w:t xml:space="preserve">  tároltam) egyetlen kattintással képes voltam legenerálni a teljes TypeScript kliens kódot (NswagGenerated.ts). Ez azt jelentette, hogy a frontend oldalon nem kellett </w:t>
      </w:r>
      <w:proofErr w:type="gramStart"/>
      <w:r>
        <w:t>manuálisan</w:t>
      </w:r>
      <w:proofErr w:type="gramEnd"/>
      <w:r>
        <w:t xml:space="preserve"> megírnom a HTTP hívásokat és a modelleket, hanem egy típusos, autokomplettel támogatott szolgáltatást kaptam, ami drasztikusan csökkentette a hibalehetőségeket és felgyorsította a munkát.</w:t>
      </w:r>
    </w:p>
    <w:p w14:paraId="02EE2386" w14:textId="3B453650" w:rsidR="00CF6896" w:rsidRDefault="00CF6896" w:rsidP="00A46230">
      <w:pPr>
        <w:pStyle w:val="Cmsor2"/>
      </w:pPr>
      <w:bookmarkStart w:id="67" w:name="_Toc214917760"/>
      <w:r>
        <w:t>A Frontend megvalósítása (Angular) (kb. 10-15 oldal)</w:t>
      </w:r>
      <w:bookmarkEnd w:id="67"/>
    </w:p>
    <w:p w14:paraId="04D57352" w14:textId="5F1B1ABC" w:rsidR="00CF6896" w:rsidRDefault="00905DE3" w:rsidP="004703B9">
      <w:r>
        <w:t xml:space="preserve"> </w:t>
      </w:r>
      <w:r w:rsidR="004703B9" w:rsidRPr="004703B9">
        <w:t xml:space="preserve">A felhasználói felületet Angular 17 keretrendszer segítségével, modern egyoldalas alkalmazásként (SPA) valósítottam meg. A </w:t>
      </w:r>
      <w:proofErr w:type="gramStart"/>
      <w:r w:rsidR="004703B9" w:rsidRPr="004703B9">
        <w:t>kliens</w:t>
      </w:r>
      <w:proofErr w:type="gramEnd"/>
      <w:r w:rsidR="004703B9" w:rsidRPr="004703B9">
        <w:t xml:space="preserve"> oldali fejlesztés során a fő célom egy reszponzív, gyors és a backenddel szorosan integrált felület kialakítása volt. Ebben az alfejezetben bemutatom a </w:t>
      </w:r>
      <w:proofErr w:type="gramStart"/>
      <w:r w:rsidR="004703B9" w:rsidRPr="004703B9">
        <w:t>kliens</w:t>
      </w:r>
      <w:proofErr w:type="gramEnd"/>
      <w:r w:rsidR="004703B9" w:rsidRPr="004703B9">
        <w:t xml:space="preserve"> architektúráját, a backenddel való kommunikáció módját, valamint a legösszetettebb komponensek belső logikáját</w:t>
      </w:r>
      <w:r w:rsidR="004703B9">
        <w:t>.</w:t>
      </w:r>
    </w:p>
    <w:p w14:paraId="1603FD41" w14:textId="1A0E7E3F" w:rsidR="008E4028" w:rsidRDefault="00905DE3" w:rsidP="008E4028">
      <w:pPr>
        <w:pStyle w:val="NormlWeb"/>
        <w:numPr>
          <w:ilvl w:val="2"/>
          <w:numId w:val="27"/>
        </w:numPr>
        <w:rPr>
          <w:b/>
          <w:bCs/>
        </w:rPr>
      </w:pPr>
      <w:proofErr w:type="gramStart"/>
      <w:r>
        <w:rPr>
          <w:b/>
          <w:bCs/>
        </w:rPr>
        <w:lastRenderedPageBreak/>
        <w:t>Kliens</w:t>
      </w:r>
      <w:proofErr w:type="gramEnd"/>
      <w:r>
        <w:rPr>
          <w:b/>
          <w:bCs/>
        </w:rPr>
        <w:t xml:space="preserve"> oldali architektúra és Modularitás</w:t>
      </w:r>
    </w:p>
    <w:p w14:paraId="390E0423" w14:textId="3018431E" w:rsidR="008E4028" w:rsidRPr="008E4028" w:rsidRDefault="008E4028" w:rsidP="008E4028">
      <w:pPr>
        <w:rPr>
          <w:lang w:eastAsia="hu-HU"/>
        </w:rPr>
      </w:pPr>
      <w:r w:rsidRPr="008E4028">
        <w:t xml:space="preserve">Az Angular alkalmazásomat tudatosan moduláris architektúrára terveztem, hogy a kód átlátható, karbantartható és logikusan strukturált legyen. A fejlesztés során a „Separation of Concerns” (Felelősségi körök szétválasztása) elvét követtem, így az alkalmazás különböző </w:t>
      </w:r>
      <w:proofErr w:type="gramStart"/>
      <w:r w:rsidRPr="008E4028">
        <w:t>funkcionális</w:t>
      </w:r>
      <w:proofErr w:type="gramEnd"/>
      <w:r w:rsidRPr="008E4028">
        <w:t xml:space="preserve"> egységeit dedikált könyvtárakba és modulokba szerveztem a src/app mappán belül.</w:t>
      </w:r>
    </w:p>
    <w:p w14:paraId="169448FA" w14:textId="3DAF07AF" w:rsidR="008E4028" w:rsidRPr="008E4028" w:rsidRDefault="008E4028" w:rsidP="008E4028">
      <w:pPr>
        <w:pStyle w:val="Cmsor4"/>
        <w:rPr>
          <w:lang w:eastAsia="hu-HU"/>
        </w:rPr>
      </w:pPr>
      <w:r w:rsidRPr="008E4028">
        <w:rPr>
          <w:lang w:eastAsia="hu-HU"/>
        </w:rPr>
        <w:t>Moduláris felépítés</w:t>
      </w:r>
    </w:p>
    <w:p w14:paraId="51C04CAE" w14:textId="77777777" w:rsidR="008E4028" w:rsidRPr="008E4028" w:rsidRDefault="008E4028" w:rsidP="008E4028">
      <w:pPr>
        <w:rPr>
          <w:lang w:eastAsia="hu-HU"/>
        </w:rPr>
      </w:pPr>
      <w:r w:rsidRPr="008E4028">
        <w:rPr>
          <w:lang w:eastAsia="hu-HU"/>
        </w:rPr>
        <w:t xml:space="preserve">A monolitikus </w:t>
      </w:r>
      <w:proofErr w:type="gramStart"/>
      <w:r w:rsidRPr="008E4028">
        <w:rPr>
          <w:lang w:eastAsia="hu-HU"/>
        </w:rPr>
        <w:t>struktúra</w:t>
      </w:r>
      <w:proofErr w:type="gramEnd"/>
      <w:r w:rsidRPr="008E4028">
        <w:rPr>
          <w:lang w:eastAsia="hu-HU"/>
        </w:rPr>
        <w:t xml:space="preserve"> helyett (ahol minden egyetlen modulban van) három fő modulra bontottam az alkalmazást:</w:t>
      </w:r>
    </w:p>
    <w:p w14:paraId="594A7FFB" w14:textId="77777777" w:rsidR="008E4028" w:rsidRPr="008E4028" w:rsidRDefault="008E4028" w:rsidP="008E4028">
      <w:pPr>
        <w:rPr>
          <w:lang w:eastAsia="hu-HU"/>
        </w:rPr>
      </w:pPr>
      <w:r w:rsidRPr="008E4028">
        <w:rPr>
          <w:lang w:eastAsia="hu-HU"/>
        </w:rPr>
        <w:t xml:space="preserve">AppModule (Fő belépési pont): Ez a gyökérmodul (app.module.ts), amely összefogja az alkalmazást. Itt importálom a </w:t>
      </w:r>
      <w:proofErr w:type="gramStart"/>
      <w:r w:rsidRPr="008E4028">
        <w:rPr>
          <w:lang w:eastAsia="hu-HU"/>
        </w:rPr>
        <w:t>globális</w:t>
      </w:r>
      <w:proofErr w:type="gramEnd"/>
      <w:r w:rsidRPr="008E4028">
        <w:rPr>
          <w:lang w:eastAsia="hu-HU"/>
        </w:rPr>
        <w:t xml:space="preserve"> függőségeket (pl. BrowserModule, HttpClientModule) és itt bootstrappelem a fő komponenst (AppComponent). Ez a </w:t>
      </w:r>
      <w:proofErr w:type="gramStart"/>
      <w:r w:rsidRPr="008E4028">
        <w:rPr>
          <w:lang w:eastAsia="hu-HU"/>
        </w:rPr>
        <w:t>modul felelős</w:t>
      </w:r>
      <w:proofErr w:type="gramEnd"/>
      <w:r w:rsidRPr="008E4028">
        <w:rPr>
          <w:lang w:eastAsia="hu-HU"/>
        </w:rPr>
        <w:t xml:space="preserve"> az alkalmazás elindításáért és az alapvető navigáció kezeléséért.</w:t>
      </w:r>
    </w:p>
    <w:p w14:paraId="1A1CB90C" w14:textId="77777777" w:rsidR="008E4028" w:rsidRPr="008E4028" w:rsidRDefault="008E4028" w:rsidP="008E4028">
      <w:pPr>
        <w:rPr>
          <w:lang w:eastAsia="hu-HU"/>
        </w:rPr>
      </w:pPr>
      <w:r w:rsidRPr="008E4028">
        <w:rPr>
          <w:lang w:eastAsia="hu-HU"/>
        </w:rPr>
        <w:t xml:space="preserve">AccountModule (Felhasználókezelés): A felhasználói azonosítással és fiókkezeléssel kapcsolatos összes logikát egy dedikált modulba (AccountModule) szerveztem ki. </w:t>
      </w:r>
      <w:proofErr w:type="gramStart"/>
      <w:r w:rsidRPr="008E4028">
        <w:rPr>
          <w:lang w:eastAsia="hu-HU"/>
        </w:rPr>
        <w:t>Ide tartoznak</w:t>
      </w:r>
      <w:proofErr w:type="gramEnd"/>
      <w:r w:rsidRPr="008E4028">
        <w:rPr>
          <w:lang w:eastAsia="hu-HU"/>
        </w:rPr>
        <w:t xml:space="preserve"> a bejelentkezés (LoginComponent), a regisztráció (RegisterComponent), valamint a jelszó-visszaállítás komponensei. Ezzel a megoldással elértem, hogy a hitelesítési logika fizikailag is elkülönüljön az alkalmazás üzleti </w:t>
      </w:r>
      <w:proofErr w:type="gramStart"/>
      <w:r w:rsidRPr="008E4028">
        <w:rPr>
          <w:lang w:eastAsia="hu-HU"/>
        </w:rPr>
        <w:t>funkcióitól</w:t>
      </w:r>
      <w:proofErr w:type="gramEnd"/>
      <w:r w:rsidRPr="008E4028">
        <w:rPr>
          <w:lang w:eastAsia="hu-HU"/>
        </w:rPr>
        <w:t>, ami átláthatóbbá tette a kódbázist.</w:t>
      </w:r>
    </w:p>
    <w:p w14:paraId="5AF3B44F" w14:textId="77777777" w:rsidR="008E4028" w:rsidRPr="008E4028" w:rsidRDefault="008E4028" w:rsidP="008E4028">
      <w:pPr>
        <w:rPr>
          <w:lang w:eastAsia="hu-HU"/>
        </w:rPr>
      </w:pPr>
      <w:r w:rsidRPr="008E4028">
        <w:rPr>
          <w:lang w:eastAsia="hu-HU"/>
        </w:rPr>
        <w:t xml:space="preserve">SharedModule (Megosztott erőforrások): A kódduplikáció elkerülése (DRY - Don't Repeat Yourself elv) érdekében létrehoztam egy SharedModule-t. </w:t>
      </w:r>
      <w:proofErr w:type="gramStart"/>
      <w:r w:rsidRPr="008E4028">
        <w:rPr>
          <w:lang w:eastAsia="hu-HU"/>
        </w:rPr>
        <w:t>Ide gyűjtöttem</w:t>
      </w:r>
      <w:proofErr w:type="gramEnd"/>
      <w:r w:rsidRPr="008E4028">
        <w:rPr>
          <w:lang w:eastAsia="hu-HU"/>
        </w:rPr>
        <w:t xml:space="preserve"> minden olyan komponenst és modult, amelyet az alkalmazás több pontján is felhasználok.</w:t>
      </w:r>
    </w:p>
    <w:p w14:paraId="52592852" w14:textId="77777777" w:rsidR="008E4028" w:rsidRPr="008E4028" w:rsidRDefault="008E4028" w:rsidP="00756380">
      <w:pPr>
        <w:pStyle w:val="Listaszerbekezds"/>
        <w:numPr>
          <w:ilvl w:val="0"/>
          <w:numId w:val="32"/>
        </w:numPr>
        <w:rPr>
          <w:lang w:eastAsia="hu-HU"/>
        </w:rPr>
      </w:pPr>
      <w:r w:rsidRPr="008E4028">
        <w:rPr>
          <w:lang w:eastAsia="hu-HU"/>
        </w:rPr>
        <w:t xml:space="preserve">Itt </w:t>
      </w:r>
      <w:proofErr w:type="gramStart"/>
      <w:r w:rsidRPr="008E4028">
        <w:rPr>
          <w:lang w:eastAsia="hu-HU"/>
        </w:rPr>
        <w:t>deklaráltam</w:t>
      </w:r>
      <w:proofErr w:type="gramEnd"/>
      <w:r w:rsidRPr="008E4028">
        <w:rPr>
          <w:lang w:eastAsia="hu-HU"/>
        </w:rPr>
        <w:t xml:space="preserve"> a ValidationMessagesComponent-et, amely egységesen jeleníti meg az űrlaphibákat.</w:t>
      </w:r>
    </w:p>
    <w:p w14:paraId="416CA1AA" w14:textId="77777777" w:rsidR="008E4028" w:rsidRPr="008E4028" w:rsidRDefault="008E4028" w:rsidP="00756380">
      <w:pPr>
        <w:pStyle w:val="Listaszerbekezds"/>
        <w:numPr>
          <w:ilvl w:val="0"/>
          <w:numId w:val="32"/>
        </w:numPr>
        <w:rPr>
          <w:lang w:eastAsia="hu-HU"/>
        </w:rPr>
      </w:pPr>
      <w:proofErr w:type="gramStart"/>
      <w:r w:rsidRPr="008E4028">
        <w:rPr>
          <w:lang w:eastAsia="hu-HU"/>
        </w:rPr>
        <w:t>Ide került</w:t>
      </w:r>
      <w:proofErr w:type="gramEnd"/>
      <w:r w:rsidRPr="008E4028">
        <w:rPr>
          <w:lang w:eastAsia="hu-HU"/>
        </w:rPr>
        <w:t xml:space="preserve"> a NotificationComponent is, amely a felugró visszajelzéseket kezeli. Ennek a modulnak a használata lehetővé tette, hogy ezeket a </w:t>
      </w:r>
      <w:proofErr w:type="gramStart"/>
      <w:r w:rsidRPr="008E4028">
        <w:rPr>
          <w:lang w:eastAsia="hu-HU"/>
        </w:rPr>
        <w:t>komponenseket</w:t>
      </w:r>
      <w:proofErr w:type="gramEnd"/>
      <w:r w:rsidRPr="008E4028">
        <w:rPr>
          <w:lang w:eastAsia="hu-HU"/>
        </w:rPr>
        <w:t xml:space="preserve"> bárhol egyszerűen beilleszthessem, anélkül, hogy újra kellene definiálnom őket.</w:t>
      </w:r>
    </w:p>
    <w:p w14:paraId="7F82C25B" w14:textId="3AC6900D" w:rsidR="008E4028" w:rsidRPr="008E4028" w:rsidRDefault="008E4028" w:rsidP="008E4028">
      <w:pPr>
        <w:pStyle w:val="Cmsor4"/>
        <w:rPr>
          <w:lang w:eastAsia="hu-HU"/>
        </w:rPr>
      </w:pPr>
      <w:r w:rsidRPr="008E4028">
        <w:rPr>
          <w:lang w:eastAsia="hu-HU"/>
        </w:rPr>
        <w:t>Könyvtárstruktúra</w:t>
      </w:r>
    </w:p>
    <w:p w14:paraId="566727D3" w14:textId="77777777" w:rsidR="008E4028" w:rsidRPr="008E4028" w:rsidRDefault="008E4028" w:rsidP="008E4028">
      <w:pPr>
        <w:rPr>
          <w:lang w:eastAsia="hu-HU"/>
        </w:rPr>
      </w:pPr>
      <w:r w:rsidRPr="008E4028">
        <w:rPr>
          <w:lang w:eastAsia="hu-HU"/>
        </w:rPr>
        <w:t xml:space="preserve">A </w:t>
      </w:r>
      <w:proofErr w:type="gramStart"/>
      <w:r w:rsidRPr="008E4028">
        <w:rPr>
          <w:lang w:eastAsia="hu-HU"/>
        </w:rPr>
        <w:t>fájl</w:t>
      </w:r>
      <w:proofErr w:type="gramEnd"/>
      <w:r w:rsidRPr="008E4028">
        <w:rPr>
          <w:lang w:eastAsia="hu-HU"/>
        </w:rPr>
        <w:t>rendszer szintjén is szétválasztottam az üzleti és a technikai logikát:</w:t>
      </w:r>
    </w:p>
    <w:p w14:paraId="4E6FB2C7" w14:textId="77777777" w:rsidR="008E4028" w:rsidRPr="008E4028" w:rsidRDefault="008E4028" w:rsidP="00756380">
      <w:pPr>
        <w:pStyle w:val="Listaszerbekezds"/>
        <w:numPr>
          <w:ilvl w:val="0"/>
          <w:numId w:val="33"/>
        </w:numPr>
        <w:rPr>
          <w:lang w:eastAsia="hu-HU"/>
        </w:rPr>
      </w:pPr>
      <w:r w:rsidRPr="008E4028">
        <w:rPr>
          <w:lang w:eastAsia="hu-HU"/>
        </w:rPr>
        <w:lastRenderedPageBreak/>
        <w:t xml:space="preserve">pages könyvtár: </w:t>
      </w:r>
      <w:proofErr w:type="gramStart"/>
      <w:r w:rsidRPr="008E4028">
        <w:rPr>
          <w:lang w:eastAsia="hu-HU"/>
        </w:rPr>
        <w:t>Ide helyeztem</w:t>
      </w:r>
      <w:proofErr w:type="gramEnd"/>
      <w:r w:rsidRPr="008E4028">
        <w:rPr>
          <w:lang w:eastAsia="hu-HU"/>
        </w:rPr>
        <w:t xml:space="preserve"> az alkalmazás "érdemi" oldalait, ahol a felhasználó a napi tevékenységét végzi. Itt találhatóak a naplózás (daily-note), a receptkezelés (recipes, create-recipes) és a profilkezelés (create-profile) </w:t>
      </w:r>
      <w:proofErr w:type="gramStart"/>
      <w:r w:rsidRPr="008E4028">
        <w:rPr>
          <w:lang w:eastAsia="hu-HU"/>
        </w:rPr>
        <w:t>komponensei</w:t>
      </w:r>
      <w:proofErr w:type="gramEnd"/>
      <w:r w:rsidRPr="008E4028">
        <w:rPr>
          <w:lang w:eastAsia="hu-HU"/>
        </w:rPr>
        <w:t>. Ezek alkotják az üzleti logikai réteget.</w:t>
      </w:r>
    </w:p>
    <w:p w14:paraId="43CB1442" w14:textId="75840D64" w:rsidR="008E4028" w:rsidRPr="008E4028" w:rsidRDefault="008E4028" w:rsidP="00756380">
      <w:pPr>
        <w:pStyle w:val="Listaszerbekezds"/>
        <w:numPr>
          <w:ilvl w:val="0"/>
          <w:numId w:val="33"/>
        </w:numPr>
        <w:rPr>
          <w:lang w:eastAsia="hu-HU"/>
        </w:rPr>
      </w:pPr>
      <w:r w:rsidRPr="008E4028">
        <w:rPr>
          <w:lang w:eastAsia="hu-HU"/>
        </w:rPr>
        <w:t>shared könyvtár: Ez tartalmazza a technikai infrastruktúrát: a modelleket (DTO-k), a Guard-okat (útvonalvédelem), az Interceptorokat (token kezelés) és az újrafelhasználható UI elemeket.</w:t>
      </w:r>
    </w:p>
    <w:p w14:paraId="5B9C5CDC" w14:textId="233BAF91" w:rsidR="004703B9" w:rsidRDefault="004703B9" w:rsidP="004703B9">
      <w:pPr>
        <w:pStyle w:val="Cmsor4"/>
        <w:rPr>
          <w:szCs w:val="24"/>
          <w:lang w:eastAsia="hu-HU"/>
        </w:rPr>
      </w:pPr>
      <w:r>
        <w:t>Az alkalmazás kerete (Layout)</w:t>
      </w:r>
    </w:p>
    <w:p w14:paraId="26DF8715" w14:textId="1CEE30F2" w:rsidR="008E4028" w:rsidRDefault="008E4028" w:rsidP="008E4028">
      <w:r>
        <w:t xml:space="preserve">A felhasználói felület vázát és az alkalmazás belépési pontját az AppComponent adja. Ennek implementálásakor három fő technikai kihívást kellett megoldanom: a reszponzív, mindig az oldal aljára tapadó láblécet (Sticky Footer), a </w:t>
      </w:r>
      <w:proofErr w:type="gramStart"/>
      <w:r>
        <w:t>navigáció</w:t>
      </w:r>
      <w:proofErr w:type="gramEnd"/>
      <w:r>
        <w:t xml:space="preserve"> reaktív állapotkezelését, valamint a felhasználói munkamenet (session) automatikus helyreállítását az oldal újratöltésekor.</w:t>
      </w:r>
    </w:p>
    <w:p w14:paraId="13B55DA0" w14:textId="2CBF55C8" w:rsidR="008E4028" w:rsidRDefault="008E4028" w:rsidP="00A90922">
      <w:r>
        <w:t xml:space="preserve">Layout technikai megvalósítása (Sticky Footer): A webfejlesztésben gyakori </w:t>
      </w:r>
      <w:proofErr w:type="gramStart"/>
      <w:r>
        <w:t>probléma</w:t>
      </w:r>
      <w:proofErr w:type="gramEnd"/>
      <w:r>
        <w:t xml:space="preserve">, hogy kevés tartalom esetén a lábléc "felcsúszik" a képernyő közepére. Ezt a </w:t>
      </w:r>
      <w:proofErr w:type="gramStart"/>
      <w:r>
        <w:t>problémát</w:t>
      </w:r>
      <w:proofErr w:type="gramEnd"/>
      <w:r>
        <w:t xml:space="preserve"> modern CSS Flexbox technikával oldottam meg az app.component.html fájlban. A body elemet flexibilis konténerként </w:t>
      </w:r>
      <w:proofErr w:type="gramStart"/>
      <w:r>
        <w:t>definiáltam</w:t>
      </w:r>
      <w:proofErr w:type="gramEnd"/>
      <w:r>
        <w:t>, amelynek minimális magasságát a képernyő teljes magasságára (min-height: 100vh) állítottam, az elemek irányát pedig oszloposra (flex-direction: column).</w:t>
      </w:r>
    </w:p>
    <w:p w14:paraId="2FD5733B" w14:textId="77777777" w:rsidR="008E4028" w:rsidRDefault="008E4028" w:rsidP="00A90922">
      <w:pPr>
        <w:ind w:firstLine="0"/>
      </w:pPr>
      <w:r>
        <w:t xml:space="preserve">A </w:t>
      </w:r>
      <w:proofErr w:type="gramStart"/>
      <w:r>
        <w:t>struktúra</w:t>
      </w:r>
      <w:proofErr w:type="gramEnd"/>
      <w:r>
        <w:t xml:space="preserve"> három fő elemből áll:</w:t>
      </w:r>
    </w:p>
    <w:p w14:paraId="1983C0B6" w14:textId="21610904" w:rsidR="008E4028" w:rsidRDefault="008E4028" w:rsidP="00A90922">
      <w:pPr>
        <w:pStyle w:val="Listaszerbekezds"/>
        <w:numPr>
          <w:ilvl w:val="0"/>
          <w:numId w:val="27"/>
        </w:numPr>
      </w:pPr>
      <w:r>
        <w:t xml:space="preserve">app-navbar: A felső </w:t>
      </w:r>
      <w:proofErr w:type="gramStart"/>
      <w:r>
        <w:t>navigációs</w:t>
      </w:r>
      <w:proofErr w:type="gramEnd"/>
      <w:r>
        <w:t xml:space="preserve"> sáv fix magassággal.</w:t>
      </w:r>
    </w:p>
    <w:p w14:paraId="764C3CD1" w14:textId="6485B352" w:rsidR="008E4028" w:rsidRDefault="008E4028" w:rsidP="00A90922">
      <w:pPr>
        <w:pStyle w:val="Listaszerbekezds"/>
        <w:numPr>
          <w:ilvl w:val="0"/>
          <w:numId w:val="27"/>
        </w:numPr>
      </w:pPr>
      <w:r>
        <w:t xml:space="preserve">Tartalomtároló (div.container): Ennek az elemnek a flex: 1 stílust adtam. Ez a beállítás arra utasítja a böngészőt, hogy ez az elem töltse ki az összes rendelkezésre álló szabad helyet a fejléc és a lábléc között. Így, ha a tartalom kevés, a </w:t>
      </w:r>
      <w:proofErr w:type="gramStart"/>
      <w:r>
        <w:t>konténer</w:t>
      </w:r>
      <w:proofErr w:type="gramEnd"/>
      <w:r>
        <w:t xml:space="preserve"> akkor is "kinyúlik", és a láblécet a képernyő aljára szorítja.</w:t>
      </w:r>
    </w:p>
    <w:p w14:paraId="7B6AB626" w14:textId="7D3177F5" w:rsidR="008E4028" w:rsidRDefault="008E4028" w:rsidP="00A90922">
      <w:pPr>
        <w:pStyle w:val="Listaszerbekezds"/>
        <w:numPr>
          <w:ilvl w:val="0"/>
          <w:numId w:val="27"/>
        </w:numPr>
      </w:pPr>
      <w:r>
        <w:t xml:space="preserve">app-footer: A lábléc, amely így mindig vizuálisan a helyén marad. A FooterComponent-ben dinamikus dátumkezelést is implementáltam (new Date().getFullYear()), hogy a copyright évszám mindig </w:t>
      </w:r>
      <w:proofErr w:type="gramStart"/>
      <w:r>
        <w:t>aktuális</w:t>
      </w:r>
      <w:proofErr w:type="gramEnd"/>
      <w:r>
        <w:t xml:space="preserve"> legyen.</w:t>
      </w:r>
    </w:p>
    <w:p w14:paraId="47DABC27" w14:textId="77777777" w:rsidR="008E4028" w:rsidRDefault="008E4028" w:rsidP="008E4028"/>
    <w:p w14:paraId="60D37B28" w14:textId="72999427" w:rsidR="008E4028" w:rsidRDefault="008E4028" w:rsidP="00A90922">
      <w:pPr>
        <w:ind w:firstLine="360"/>
      </w:pPr>
      <w:r>
        <w:lastRenderedPageBreak/>
        <w:t xml:space="preserve">Reaktív Navigáció és Menükezelés: A NavbarComponent-ben (navbar.component.html) a Bootstrap navbar-expand-lg osztályát alkalmaztam, így a menü mobilnézetben </w:t>
      </w:r>
      <w:proofErr w:type="gramStart"/>
      <w:r>
        <w:t>automatikusan</w:t>
      </w:r>
      <w:proofErr w:type="gramEnd"/>
      <w:r>
        <w:t xml:space="preserve"> összecsukható "hamburger" menüvé alakul, biztosítva a reszponzivitást.</w:t>
      </w:r>
    </w:p>
    <w:p w14:paraId="2F029DF4" w14:textId="35C53415" w:rsidR="008E4028" w:rsidRDefault="008E4028" w:rsidP="00A90922">
      <w:r>
        <w:t xml:space="preserve">A menüpontok láthatóságát (pl. "Login" vs. "Logout") nem </w:t>
      </w:r>
      <w:proofErr w:type="gramStart"/>
      <w:r>
        <w:t>manuális</w:t>
      </w:r>
      <w:proofErr w:type="gramEnd"/>
      <w:r>
        <w:t xml:space="preserve"> változókkal, hanem reaktív módon, az Angular AsyncPipe (| async) segítségével vezérelem. A nézet közvetlenül feliratkozik az AccountService-ben található user$ observable-re.</w:t>
      </w:r>
    </w:p>
    <w:p w14:paraId="4A8E9553" w14:textId="6B175F5B" w:rsidR="008E4028" w:rsidRDefault="008E4028" w:rsidP="00756380">
      <w:pPr>
        <w:pStyle w:val="Listaszerbekezds"/>
        <w:numPr>
          <w:ilvl w:val="0"/>
          <w:numId w:val="34"/>
        </w:numPr>
      </w:pPr>
      <w:r>
        <w:t xml:space="preserve">Ha az érték </w:t>
      </w:r>
      <w:proofErr w:type="gramStart"/>
      <w:r>
        <w:t>null</w:t>
      </w:r>
      <w:proofErr w:type="gramEnd"/>
      <w:r>
        <w:t>, a rendszer a vendég-menüt (Bejelentkezés, Regisztráció) rendereli ki.</w:t>
      </w:r>
    </w:p>
    <w:p w14:paraId="2AD0BF1B" w14:textId="55C5F20D" w:rsidR="008E4028" w:rsidRDefault="008E4028" w:rsidP="00756380">
      <w:pPr>
        <w:pStyle w:val="Listaszerbekezds"/>
        <w:numPr>
          <w:ilvl w:val="0"/>
          <w:numId w:val="34"/>
        </w:numPr>
      </w:pPr>
      <w:r>
        <w:t xml:space="preserve">Ha van érvényes User </w:t>
      </w:r>
      <w:proofErr w:type="gramStart"/>
      <w:r>
        <w:t>objektum</w:t>
      </w:r>
      <w:proofErr w:type="gramEnd"/>
      <w:r>
        <w:t>, a rendszer a bejelentkezett nézetet mutatja, megjelenítve a felhasználó keresztnevét és a "Logout" gombot.</w:t>
      </w:r>
    </w:p>
    <w:p w14:paraId="25403744" w14:textId="77777777" w:rsidR="008E4028" w:rsidRDefault="008E4028" w:rsidP="008E4028">
      <w:r>
        <w:t xml:space="preserve">A felhasználói élmény javítása érdekében a routerLinkActive="active" </w:t>
      </w:r>
      <w:proofErr w:type="gramStart"/>
      <w:r>
        <w:t>direktívát</w:t>
      </w:r>
      <w:proofErr w:type="gramEnd"/>
      <w:r>
        <w:t xml:space="preserve"> használtam. Ez </w:t>
      </w:r>
      <w:proofErr w:type="gramStart"/>
      <w:r>
        <w:t>automatikusan</w:t>
      </w:r>
      <w:proofErr w:type="gramEnd"/>
      <w:r>
        <w:t xml:space="preserve"> hozzáadja az active CSS osztályt ahhoz a menüponthoz, amelyen a felhasználó éppen tartózkodik, vizuális visszajelzést adva a navigációról.</w:t>
      </w:r>
    </w:p>
    <w:p w14:paraId="0CFA2E94" w14:textId="48AD474D" w:rsidR="008E4028" w:rsidRDefault="008E4028" w:rsidP="008E4028">
      <w:r>
        <w:t xml:space="preserve">Alkalmazás </w:t>
      </w:r>
      <w:proofErr w:type="gramStart"/>
      <w:r>
        <w:t>inicializálása</w:t>
      </w:r>
      <w:proofErr w:type="gramEnd"/>
      <w:r>
        <w:t xml:space="preserve"> és Token-ellenőrzés: Az egyoldalas alkalmazások kritikus pontja, hogy az oldal frissítésekor (F5) ne vesszen el a bejelentkezett állapot. Ezt a logikát az AppComponent TypeScript kódjában, az ngOnInit életciklusban valósítottam meg a refreshUser() </w:t>
      </w:r>
      <w:proofErr w:type="gramStart"/>
      <w:r>
        <w:t>metódussal</w:t>
      </w:r>
      <w:proofErr w:type="gramEnd"/>
      <w:r>
        <w:t>.</w:t>
      </w:r>
    </w:p>
    <w:p w14:paraId="79607C76" w14:textId="6860CAD2" w:rsidR="008E4028" w:rsidRDefault="008E4028" w:rsidP="00A90922">
      <w:pPr>
        <w:ind w:firstLine="0"/>
      </w:pPr>
      <w:r>
        <w:t>A folyamat a következő:</w:t>
      </w:r>
    </w:p>
    <w:p w14:paraId="0FB310E8" w14:textId="53B361C4" w:rsidR="008E4028" w:rsidRDefault="008E4028" w:rsidP="00756380">
      <w:pPr>
        <w:pStyle w:val="Listaszerbekezds"/>
        <w:numPr>
          <w:ilvl w:val="0"/>
          <w:numId w:val="35"/>
        </w:numPr>
      </w:pPr>
      <w:r>
        <w:t>Az alkalmazás indulásakor a rendszer ellenőrzi, van-e elmentett JWT token a böngésző localStorage-ában (</w:t>
      </w:r>
      <w:proofErr w:type="gramStart"/>
      <w:r>
        <w:t>this.accountService.getJWT(</w:t>
      </w:r>
      <w:proofErr w:type="gramEnd"/>
      <w:r>
        <w:t>)).</w:t>
      </w:r>
    </w:p>
    <w:p w14:paraId="7F42BA95" w14:textId="341DD8DC" w:rsidR="008E4028" w:rsidRDefault="008E4028" w:rsidP="00756380">
      <w:pPr>
        <w:pStyle w:val="Listaszerbekezds"/>
        <w:numPr>
          <w:ilvl w:val="0"/>
          <w:numId w:val="35"/>
        </w:numPr>
      </w:pPr>
      <w:r>
        <w:t>Ha talál tokent, egy API hívást indít a backend felé (refreshUser), hogy ellenőrizze annak érvényességét és lekérje a friss felhasználói adatokat.</w:t>
      </w:r>
    </w:p>
    <w:p w14:paraId="21F14C12" w14:textId="77777777" w:rsidR="00513517" w:rsidRDefault="008E4028" w:rsidP="00756380">
      <w:pPr>
        <w:pStyle w:val="Listaszerbekezds"/>
        <w:numPr>
          <w:ilvl w:val="0"/>
          <w:numId w:val="35"/>
        </w:numPr>
      </w:pPr>
      <w:r>
        <w:t xml:space="preserve">Hibakezelés: Külön figyelmet fordítottam a lejárt tokenek kezelésére. A subscribe blokk error ágában figyelem a 401 Unauthorized státuszkódot. Ha a szerver elutasítja a tokent (pl. lejárt), a </w:t>
      </w:r>
      <w:proofErr w:type="gramStart"/>
      <w:r>
        <w:t>kliens</w:t>
      </w:r>
      <w:proofErr w:type="gramEnd"/>
      <w:r>
        <w:t xml:space="preserve"> automatikusan kijelentkezteti a felhasználót (logout), és a SharedService-en keresztül egy felugró értesítésben ("Account blocked") tájékoztatja a hiba okáról.</w:t>
      </w:r>
    </w:p>
    <w:p w14:paraId="23654045" w14:textId="507E8CED" w:rsidR="00905DE3" w:rsidRDefault="00905DE3" w:rsidP="00513517">
      <w:pPr>
        <w:pStyle w:val="Cmsor3"/>
      </w:pPr>
      <w:proofErr w:type="gramStart"/>
      <w:r w:rsidRPr="00513517">
        <w:lastRenderedPageBreak/>
        <w:t>Navigáció</w:t>
      </w:r>
      <w:proofErr w:type="gramEnd"/>
      <w:r w:rsidRPr="00513517">
        <w:t xml:space="preserve"> és Útvonal-védelem (Routing &amp; Security)</w:t>
      </w:r>
    </w:p>
    <w:p w14:paraId="4F4ED7D0" w14:textId="77777777" w:rsidR="0083074D" w:rsidRPr="0083074D" w:rsidRDefault="0083074D" w:rsidP="0083074D">
      <w:r w:rsidRPr="0083074D">
        <w:t xml:space="preserve">Egy egyoldalas alkalmazásnál (SPA) kritikus fontosságú a </w:t>
      </w:r>
      <w:proofErr w:type="gramStart"/>
      <w:r w:rsidRPr="0083074D">
        <w:t>kliens</w:t>
      </w:r>
      <w:proofErr w:type="gramEnd"/>
      <w:r w:rsidRPr="0083074D">
        <w:t xml:space="preserve"> oldali </w:t>
      </w:r>
      <w:proofErr w:type="gramStart"/>
      <w:r w:rsidRPr="0083074D">
        <w:t>útvonalválasztás</w:t>
      </w:r>
      <w:proofErr w:type="gramEnd"/>
      <w:r w:rsidRPr="0083074D">
        <w:t xml:space="preserve"> (Routing) helyes konfigurálása, hiszen ez határozza meg, hogy a felhasználó milyen tartalmat lát az URL alapján, anélkül, hogy az oldal újratöltődne. Ezt a logikát az Angular beépített RouterModule-jára építve, az app-routing.module.ts </w:t>
      </w:r>
      <w:proofErr w:type="gramStart"/>
      <w:r w:rsidRPr="0083074D">
        <w:t>fájlban</w:t>
      </w:r>
      <w:proofErr w:type="gramEnd"/>
      <w:r w:rsidRPr="0083074D">
        <w:t xml:space="preserve"> definiáltam.</w:t>
      </w:r>
    </w:p>
    <w:p w14:paraId="1EBA24AD" w14:textId="0E966DBF" w:rsidR="0083074D" w:rsidRPr="0083074D" w:rsidRDefault="0083074D" w:rsidP="001C7C1F">
      <w:pPr>
        <w:pStyle w:val="Cmsor4"/>
      </w:pPr>
      <w:r w:rsidRPr="0083074D">
        <w:t xml:space="preserve">Útvonalak </w:t>
      </w:r>
      <w:proofErr w:type="gramStart"/>
      <w:r w:rsidRPr="0083074D">
        <w:t>definíciója</w:t>
      </w:r>
      <w:proofErr w:type="gramEnd"/>
      <w:r w:rsidRPr="0083074D">
        <w:t xml:space="preserve"> és Hierarchiája</w:t>
      </w:r>
    </w:p>
    <w:p w14:paraId="661DB9B7" w14:textId="77777777" w:rsidR="0083074D" w:rsidRPr="0083074D" w:rsidRDefault="0083074D" w:rsidP="0083074D">
      <w:r w:rsidRPr="0083074D">
        <w:t>A routes tömb összeállításakor logikailag három fő csoportba rendeztem az elérési útvonalakat, amelyek különböző hozzáférési szinteket és technikai megoldásokat igényeltek.</w:t>
      </w:r>
    </w:p>
    <w:p w14:paraId="1D6A9C84" w14:textId="3AA6E442" w:rsidR="0083074D" w:rsidRPr="0083074D" w:rsidRDefault="0083074D" w:rsidP="00513517">
      <w:r w:rsidRPr="0083074D">
        <w:t xml:space="preserve"> Publikus útvonalak (Public Routes): A tömb elején </w:t>
      </w:r>
      <w:proofErr w:type="gramStart"/>
      <w:r w:rsidRPr="0083074D">
        <w:t>definiáltam</w:t>
      </w:r>
      <w:proofErr w:type="gramEnd"/>
      <w:r w:rsidRPr="0083074D">
        <w:t xml:space="preserve"> azokat az oldalakat, amelyek bejelentkezés nélkül is elérhetők bárki számára. Úgy terveztem a rendszert, hogy a látogatók regisztráció nélkül is megtekinthessék az adatbázis tartalmát (katalógusokat), de módosítani ne tudjanak.</w:t>
      </w:r>
    </w:p>
    <w:p w14:paraId="1E03312C" w14:textId="77777777" w:rsidR="0083074D" w:rsidRPr="0083074D" w:rsidRDefault="0083074D" w:rsidP="00756380">
      <w:pPr>
        <w:pStyle w:val="Listaszerbekezds"/>
        <w:numPr>
          <w:ilvl w:val="0"/>
          <w:numId w:val="36"/>
        </w:numPr>
      </w:pPr>
      <w:r w:rsidRPr="0083074D">
        <w:t>path: 'food': Az ételek listázása (FoodComponent).</w:t>
      </w:r>
    </w:p>
    <w:p w14:paraId="7B8227D1" w14:textId="77777777" w:rsidR="0083074D" w:rsidRPr="0083074D" w:rsidRDefault="0083074D" w:rsidP="00756380">
      <w:pPr>
        <w:pStyle w:val="Listaszerbekezds"/>
        <w:numPr>
          <w:ilvl w:val="0"/>
          <w:numId w:val="36"/>
        </w:numPr>
      </w:pPr>
      <w:r w:rsidRPr="0083074D">
        <w:t>path: 'activitycatalog': A sporttevékenységek katalógusa (ActivityCatalogComponent).</w:t>
      </w:r>
    </w:p>
    <w:p w14:paraId="4B3E7E07" w14:textId="77777777" w:rsidR="0083074D" w:rsidRPr="0083074D" w:rsidRDefault="0083074D" w:rsidP="00756380">
      <w:pPr>
        <w:pStyle w:val="Listaszerbekezds"/>
        <w:numPr>
          <w:ilvl w:val="0"/>
          <w:numId w:val="36"/>
        </w:numPr>
      </w:pPr>
      <w:r w:rsidRPr="0083074D">
        <w:t>path: 'recipes': A receptek publikus listája (RecipesComponent).</w:t>
      </w:r>
    </w:p>
    <w:p w14:paraId="3834FF58" w14:textId="77777777" w:rsidR="0083074D" w:rsidRPr="0083074D" w:rsidRDefault="0083074D" w:rsidP="0083074D">
      <w:r w:rsidRPr="0083074D">
        <w:t xml:space="preserve">Beállítottam egy alapértelmezett átirányítást is: ha a felhasználó az üres gyökér útvonalra (path: '') érkezik, a rendszer </w:t>
      </w:r>
      <w:proofErr w:type="gramStart"/>
      <w:r w:rsidRPr="0083074D">
        <w:t>automatikusan</w:t>
      </w:r>
      <w:proofErr w:type="gramEnd"/>
      <w:r w:rsidRPr="0083074D">
        <w:t xml:space="preserve"> a /food oldalra navigálja (redirectTo: 'food'), így a belépéskor azonnal releváns tartalmat lát.</w:t>
      </w:r>
    </w:p>
    <w:p w14:paraId="6434A191" w14:textId="56592F10" w:rsidR="0083074D" w:rsidRPr="0083074D" w:rsidRDefault="0083074D" w:rsidP="00513517">
      <w:r w:rsidRPr="0083074D">
        <w:t>Védett útvonalak és a Gyermek-útvonalak (Children): Az alkalmazásom egyik legfontosabb architektúrális döntése a védett útvonalak csoportosítása volt. Ahelyett, hogy minden egyes szerkesztő felülethez (Create/Edit) külön-külön rendeltem volna hozzá a jogosultság-ellenőrzést, egyetlen közös szülő útvonalat hoztam létre.</w:t>
      </w:r>
    </w:p>
    <w:p w14:paraId="52272645" w14:textId="77777777" w:rsidR="0083074D" w:rsidRPr="0083074D" w:rsidRDefault="0083074D" w:rsidP="0083074D">
      <w:r w:rsidRPr="0083074D">
        <w:t xml:space="preserve">Ezt a szülő útvonalat üres útvonalként (path: '') </w:t>
      </w:r>
      <w:proofErr w:type="gramStart"/>
      <w:r w:rsidRPr="0083074D">
        <w:t>definiáltam</w:t>
      </w:r>
      <w:proofErr w:type="gramEnd"/>
      <w:r w:rsidRPr="0083074D">
        <w:t xml:space="preserve">, és ehhez rendeltem hozzá a canActivate: [AuthorizationGuard] védelmet. A tényleges </w:t>
      </w:r>
      <w:proofErr w:type="gramStart"/>
      <w:r w:rsidRPr="0083074D">
        <w:t>funkcionális</w:t>
      </w:r>
      <w:proofErr w:type="gramEnd"/>
      <w:r w:rsidRPr="0083074D">
        <w:t xml:space="preserve"> oldalakat ennek a szülőnek a children (gyermekek) tömbjében helyeztem el.</w:t>
      </w:r>
    </w:p>
    <w:p w14:paraId="42F402CD" w14:textId="77777777" w:rsidR="0083074D" w:rsidRPr="0083074D" w:rsidRDefault="0083074D" w:rsidP="0083074D">
      <w:r w:rsidRPr="0083074D">
        <w:t xml:space="preserve">(Kódrészlet beszúrása: Az app-routing.module.ts </w:t>
      </w:r>
      <w:proofErr w:type="gramStart"/>
      <w:r w:rsidRPr="0083074D">
        <w:t>fájlból</w:t>
      </w:r>
      <w:proofErr w:type="gramEnd"/>
      <w:r w:rsidRPr="0083074D">
        <w:t xml:space="preserve"> a children tömböt tartalmazó rész)</w:t>
      </w:r>
    </w:p>
    <w:p w14:paraId="261C553B" w14:textId="77777777" w:rsidR="0083074D" w:rsidRPr="0083074D" w:rsidRDefault="0083074D" w:rsidP="00513517">
      <w:pPr>
        <w:ind w:firstLine="0"/>
      </w:pPr>
      <w:r w:rsidRPr="0083074D">
        <w:lastRenderedPageBreak/>
        <w:t xml:space="preserve">Ennek a </w:t>
      </w:r>
      <w:proofErr w:type="gramStart"/>
      <w:r w:rsidRPr="0083074D">
        <w:t>hierarchikus</w:t>
      </w:r>
      <w:proofErr w:type="gramEnd"/>
      <w:r w:rsidRPr="0083074D">
        <w:t xml:space="preserve"> felépítésnek kettős előnye van:</w:t>
      </w:r>
    </w:p>
    <w:p w14:paraId="27FE7B59" w14:textId="77777777" w:rsidR="0083074D" w:rsidRPr="0083074D" w:rsidRDefault="0083074D" w:rsidP="00756380">
      <w:pPr>
        <w:pStyle w:val="Listaszerbekezds"/>
        <w:numPr>
          <w:ilvl w:val="0"/>
          <w:numId w:val="37"/>
        </w:numPr>
      </w:pPr>
      <w:r w:rsidRPr="0083074D">
        <w:t xml:space="preserve">Öröklődés: A children tömbben lévő összes útvonal (pl. /dailynote, /recipes/create) </w:t>
      </w:r>
      <w:proofErr w:type="gramStart"/>
      <w:r w:rsidRPr="0083074D">
        <w:t>automatikusan</w:t>
      </w:r>
      <w:proofErr w:type="gramEnd"/>
      <w:r w:rsidRPr="0083074D">
        <w:t xml:space="preserve"> örökli a szülőre tett Guard-ot. Így </w:t>
      </w:r>
      <w:proofErr w:type="gramStart"/>
      <w:r w:rsidRPr="0083074D">
        <w:t>garantált</w:t>
      </w:r>
      <w:proofErr w:type="gramEnd"/>
      <w:r w:rsidRPr="0083074D">
        <w:t>, hogy a naplóhoz vagy a profil szerkesztéséhez (create-profile) csak bejelentkezett felhasználó férhet hozzá.</w:t>
      </w:r>
    </w:p>
    <w:p w14:paraId="68CEC0AC" w14:textId="77777777" w:rsidR="0083074D" w:rsidRPr="0083074D" w:rsidRDefault="0083074D" w:rsidP="00756380">
      <w:pPr>
        <w:pStyle w:val="Listaszerbekezds"/>
        <w:numPr>
          <w:ilvl w:val="0"/>
          <w:numId w:val="37"/>
        </w:numPr>
      </w:pPr>
      <w:r w:rsidRPr="0083074D">
        <w:t>Dinamikus paraméterek: A szerkesztő útvonalaknál (pl. recipes/edit/</w:t>
      </w:r>
      <w:proofErr w:type="gramStart"/>
      <w:r w:rsidRPr="0083074D">
        <w:t>:id</w:t>
      </w:r>
      <w:proofErr w:type="gramEnd"/>
      <w:r w:rsidRPr="0083074D">
        <w:t xml:space="preserve">) útvonal-paramétereket (:id) alkalmaztam. Ezt az azonosítót a </w:t>
      </w:r>
      <w:proofErr w:type="gramStart"/>
      <w:r w:rsidRPr="0083074D">
        <w:t>komponensekben</w:t>
      </w:r>
      <w:proofErr w:type="gramEnd"/>
      <w:r w:rsidRPr="0083074D">
        <w:t xml:space="preserve"> az ActivatedRoute szolgáltatás segítségével olvasom ki, hogy a backendről betölthessem a szerkesztendő elem adatait.</w:t>
      </w:r>
    </w:p>
    <w:p w14:paraId="5EC2814A" w14:textId="3B882EFC" w:rsidR="0083074D" w:rsidRPr="0083074D" w:rsidRDefault="0083074D" w:rsidP="00513517">
      <w:pPr>
        <w:ind w:firstLine="360"/>
      </w:pPr>
      <w:r w:rsidRPr="0083074D">
        <w:t xml:space="preserve">Lusta betöltés (Lazy Loading): Az alkalmazás indulási idejének optimalizálása érdekében a felhasználókezelést (AccountModule) leválasztottam a fő csomagról. A path: 'account' útvonalnál a loadChildren </w:t>
      </w:r>
      <w:proofErr w:type="gramStart"/>
      <w:r w:rsidRPr="0083074D">
        <w:t>szintaxist</w:t>
      </w:r>
      <w:proofErr w:type="gramEnd"/>
      <w:r w:rsidRPr="0083074D">
        <w:t xml:space="preserve"> alkalmaztam. Ez azt eredményezi, hogy a bejelentkezéshez és regisztrációhoz szükséges JavaScript kód nem töltődik le az első oldalbetöltéskor, hanem csak akkor, amikor a felhasználó ténylegesen rákattint a "Login" gombra.</w:t>
      </w:r>
    </w:p>
    <w:p w14:paraId="66E6E8EB" w14:textId="77777777" w:rsidR="0083074D" w:rsidRPr="0083074D" w:rsidRDefault="0083074D" w:rsidP="0083074D">
      <w:r w:rsidRPr="0083074D">
        <w:t xml:space="preserve">Végezetül a hibás URL-ek kezelésére a „wildcard” (**) útvonalat használtam, amely minden, a fentiekben nem </w:t>
      </w:r>
      <w:proofErr w:type="gramStart"/>
      <w:r w:rsidRPr="0083074D">
        <w:t>definiált</w:t>
      </w:r>
      <w:proofErr w:type="gramEnd"/>
      <w:r w:rsidRPr="0083074D">
        <w:t xml:space="preserve"> kérést a NotFoundComponent-re (404-es hibaoldal) irányít át.</w:t>
      </w:r>
    </w:p>
    <w:p w14:paraId="438274EF" w14:textId="7D173F3C" w:rsidR="0083074D" w:rsidRPr="0083074D" w:rsidRDefault="0083074D" w:rsidP="00513517">
      <w:pPr>
        <w:pStyle w:val="Cmsor4"/>
      </w:pPr>
      <w:r w:rsidRPr="0083074D">
        <w:t>Útvonal-védelem (AuthGuard) megvalósítása</w:t>
      </w:r>
    </w:p>
    <w:p w14:paraId="5BD01B6F" w14:textId="77777777" w:rsidR="00513517" w:rsidRPr="00513517" w:rsidRDefault="00513517" w:rsidP="00513517">
      <w:r w:rsidRPr="00513517">
        <w:t>A jogosulatlan hozzáférések megakadályozására implementáltam az AuthorizationGuard osztályt (shared/guards/authorization.guard.ts), amely a CanActivate interfészt valósítja meg.</w:t>
      </w:r>
    </w:p>
    <w:p w14:paraId="4410EC75" w14:textId="20FA9A9A" w:rsidR="00513517" w:rsidRPr="00513517" w:rsidRDefault="00513517" w:rsidP="00513517">
      <w:pPr>
        <w:ind w:firstLine="0"/>
      </w:pPr>
      <w:r w:rsidRPr="00513517">
        <w:t>A védelmi logika a következő lépésekből áll:</w:t>
      </w:r>
    </w:p>
    <w:p w14:paraId="7D5CCECE" w14:textId="7F4E65D2" w:rsidR="00513517" w:rsidRPr="00513517" w:rsidRDefault="00513517" w:rsidP="00756380">
      <w:pPr>
        <w:pStyle w:val="Listaszerbekezds"/>
        <w:numPr>
          <w:ilvl w:val="0"/>
          <w:numId w:val="38"/>
        </w:numPr>
      </w:pPr>
      <w:r w:rsidRPr="00513517">
        <w:t xml:space="preserve">A Guard feliratkozik az AccountService-ben található user$ observable-re, amely a felhasználó </w:t>
      </w:r>
      <w:proofErr w:type="gramStart"/>
      <w:r w:rsidRPr="00513517">
        <w:t>aktuális</w:t>
      </w:r>
      <w:proofErr w:type="gramEnd"/>
      <w:r w:rsidRPr="00513517">
        <w:t xml:space="preserve"> állapotát (be van-e jelentkezve) reprezentálja.</w:t>
      </w:r>
    </w:p>
    <w:p w14:paraId="2322BA54" w14:textId="76D56FCA" w:rsidR="00513517" w:rsidRPr="00513517" w:rsidRDefault="00513517" w:rsidP="00756380">
      <w:pPr>
        <w:pStyle w:val="Listaszerbekezds"/>
        <w:numPr>
          <w:ilvl w:val="0"/>
          <w:numId w:val="38"/>
        </w:numPr>
      </w:pPr>
      <w:r w:rsidRPr="00513517">
        <w:t xml:space="preserve">A map operátor segítségével megvizsgálom </w:t>
      </w:r>
      <w:proofErr w:type="gramStart"/>
      <w:r w:rsidRPr="00513517">
        <w:t>a</w:t>
      </w:r>
      <w:proofErr w:type="gramEnd"/>
      <w:r w:rsidRPr="00513517">
        <w:t xml:space="preserve"> user objektumot:</w:t>
      </w:r>
    </w:p>
    <w:p w14:paraId="34E82446" w14:textId="602B17A3" w:rsidR="00513517" w:rsidRPr="00513517" w:rsidRDefault="00513517" w:rsidP="00756380">
      <w:pPr>
        <w:pStyle w:val="Listaszerbekezds"/>
        <w:numPr>
          <w:ilvl w:val="0"/>
          <w:numId w:val="39"/>
        </w:numPr>
      </w:pPr>
      <w:r w:rsidRPr="00513517">
        <w:t xml:space="preserve">Ha létezik (nem </w:t>
      </w:r>
      <w:proofErr w:type="gramStart"/>
      <w:r w:rsidRPr="00513517">
        <w:t>null</w:t>
      </w:r>
      <w:proofErr w:type="gramEnd"/>
      <w:r w:rsidRPr="00513517">
        <w:t>): A felhasználó hitelesítve van, a Guard true értékkel tér vissza, engedélyezve a navigációt.</w:t>
      </w:r>
    </w:p>
    <w:p w14:paraId="48E61248" w14:textId="48C45697" w:rsidR="0083074D" w:rsidRDefault="00513517" w:rsidP="00756380">
      <w:pPr>
        <w:pStyle w:val="Listaszerbekezds"/>
        <w:numPr>
          <w:ilvl w:val="0"/>
          <w:numId w:val="39"/>
        </w:numPr>
      </w:pPr>
      <w:r w:rsidRPr="00513517">
        <w:t>Ha nem létezik: A rendszer azonnal megakadályozza a továbbhaladást (false). Ezzel egyidőben a SharedService segítségével egy felugró értesítésben ("Restricted Area") tájékoztatom a felhasználót, és átirányítom a bejelentkezési oldalra.</w:t>
      </w:r>
    </w:p>
    <w:p w14:paraId="074DFD42" w14:textId="3BD272F7" w:rsidR="00905DE3" w:rsidRDefault="00905DE3" w:rsidP="001C7C1F">
      <w:pPr>
        <w:pStyle w:val="Cmsor3"/>
      </w:pPr>
      <w:r>
        <w:lastRenderedPageBreak/>
        <w:t>Kommunikáció a Backenddel (API Layer)</w:t>
      </w:r>
    </w:p>
    <w:p w14:paraId="0A40DA0F" w14:textId="77777777" w:rsidR="00513517" w:rsidRDefault="00513517" w:rsidP="00513517">
      <w:r>
        <w:t xml:space="preserve">A modern webalkalmazások egyik legkritikusabb pontja a </w:t>
      </w:r>
      <w:proofErr w:type="gramStart"/>
      <w:r>
        <w:t>kliens</w:t>
      </w:r>
      <w:proofErr w:type="gramEnd"/>
      <w:r>
        <w:t xml:space="preserve"> és a szerver közötti adatcsere. A fejlesztés során a fő célkitűzésem az volt, hogy ez a kommunikáció típusbiztos, automatizált és könnyen karbantartható legyen, minimalizálva az emberi hiba lehetőségét.</w:t>
      </w:r>
    </w:p>
    <w:p w14:paraId="3D615302" w14:textId="4C0EA687" w:rsidR="00513517" w:rsidRPr="001C7C1F" w:rsidRDefault="00513517" w:rsidP="001C7C1F">
      <w:pPr>
        <w:pStyle w:val="Cmsor4"/>
      </w:pPr>
      <w:r w:rsidRPr="001C7C1F">
        <w:t>Automatizált kliensgenerálás (NSwag)</w:t>
      </w:r>
    </w:p>
    <w:p w14:paraId="6E44323F" w14:textId="77777777" w:rsidR="002840E6" w:rsidRPr="002840E6" w:rsidRDefault="002840E6" w:rsidP="002840E6">
      <w:r w:rsidRPr="002840E6">
        <w:t xml:space="preserve">A fejlesztés során a hagyományos, </w:t>
      </w:r>
      <w:proofErr w:type="gramStart"/>
      <w:r w:rsidRPr="002840E6">
        <w:t>manuális</w:t>
      </w:r>
      <w:proofErr w:type="gramEnd"/>
      <w:r w:rsidRPr="002840E6">
        <w:t xml:space="preserve"> megközelítés helyett (ahol minden HTTP kérést kézzel írunk meg) az automatizációt választottam. A backend oldalon konfigurált OpenAPI/Swagger </w:t>
      </w:r>
      <w:proofErr w:type="gramStart"/>
      <w:r w:rsidRPr="002840E6">
        <w:t>specifikációt</w:t>
      </w:r>
      <w:proofErr w:type="gramEnd"/>
      <w:r w:rsidRPr="002840E6">
        <w:t xml:space="preserve"> használtam fel arra, hogy az NSwag eszköztár segítségével legeneráljam a teljes kliens oldali adatelérési réteget.</w:t>
      </w:r>
    </w:p>
    <w:p w14:paraId="7D596DC4" w14:textId="0BA9B3DC" w:rsidR="002840E6" w:rsidRPr="002840E6" w:rsidRDefault="002840E6" w:rsidP="002840E6">
      <w:r w:rsidRPr="002840E6">
        <w:t xml:space="preserve">A folyamatot az ad.nswag konfigurációs </w:t>
      </w:r>
      <w:proofErr w:type="gramStart"/>
      <w:r w:rsidRPr="002840E6">
        <w:t>fájl</w:t>
      </w:r>
      <w:proofErr w:type="gramEnd"/>
      <w:r w:rsidRPr="002840E6">
        <w:t xml:space="preserve"> vezérli. Ez az eszköz a backend futása közben elérhető swagger.json leíró</w:t>
      </w:r>
      <w:proofErr w:type="gramStart"/>
      <w:r w:rsidRPr="002840E6">
        <w:t>fájl</w:t>
      </w:r>
      <w:proofErr w:type="gramEnd"/>
      <w:r w:rsidRPr="002840E6">
        <w:t xml:space="preserve"> alapján egyetlen, robusztus TypeScript fájlt (src/app/shared/models/Nswag generated/NswagGenerated.ts) hoz létre, amely több mint 3500 sornyi, automatikusan karbantartott kódot tartalmaz.</w:t>
      </w:r>
    </w:p>
    <w:p w14:paraId="49FC1AD5" w14:textId="0E00C4CD" w:rsidR="002840E6" w:rsidRPr="002840E6" w:rsidRDefault="002840E6" w:rsidP="002840E6">
      <w:r w:rsidRPr="002840E6">
        <w:t xml:space="preserve">Generált Szolgáltatás Kliensek (Service Clients): Az NSwag minden egyes backend kontrollerhez létrehozott egy megfelelő Angular Injectable szolgáltatást. Ezek az osztályok tartalmazzák a végpontok hívásához szükséges teljes logikát (URL összeállítás, HTTP </w:t>
      </w:r>
      <w:proofErr w:type="gramStart"/>
      <w:r w:rsidRPr="002840E6">
        <w:t>metódusok</w:t>
      </w:r>
      <w:proofErr w:type="gramEnd"/>
      <w:r w:rsidRPr="002840E6">
        <w:t xml:space="preserve">, hibakezelés). A projektemben az alábbi </w:t>
      </w:r>
      <w:proofErr w:type="gramStart"/>
      <w:r w:rsidRPr="002840E6">
        <w:t>kliensek</w:t>
      </w:r>
      <w:proofErr w:type="gramEnd"/>
      <w:r w:rsidRPr="002840E6">
        <w:t xml:space="preserve"> jöttek létre, lefedve a teljes üzleti logikát:</w:t>
      </w:r>
    </w:p>
    <w:p w14:paraId="3EAD2F01" w14:textId="0D064013" w:rsidR="002840E6" w:rsidRPr="002840E6" w:rsidRDefault="002840E6" w:rsidP="00756380">
      <w:pPr>
        <w:pStyle w:val="Listaszerbekezds"/>
        <w:numPr>
          <w:ilvl w:val="0"/>
          <w:numId w:val="41"/>
        </w:numPr>
      </w:pPr>
      <w:r w:rsidRPr="002840E6">
        <w:t xml:space="preserve">AccountClient: A felhasználókezelésért felel (pl. login, register, confirmEmail </w:t>
      </w:r>
      <w:proofErr w:type="gramStart"/>
      <w:r w:rsidRPr="002840E6">
        <w:t>metódusok</w:t>
      </w:r>
      <w:proofErr w:type="gramEnd"/>
      <w:r w:rsidRPr="002840E6">
        <w:t>), közvetlen kapcsolatot biztosítva az AccountController-rel.</w:t>
      </w:r>
    </w:p>
    <w:p w14:paraId="7DF67505" w14:textId="1C9CE079" w:rsidR="002840E6" w:rsidRPr="002840E6" w:rsidRDefault="002840E6" w:rsidP="00756380">
      <w:pPr>
        <w:pStyle w:val="Listaszerbekezds"/>
        <w:numPr>
          <w:ilvl w:val="0"/>
          <w:numId w:val="41"/>
        </w:numPr>
      </w:pPr>
      <w:r w:rsidRPr="002840E6">
        <w:t xml:space="preserve">DailyNoteClient: A naplózás központi eleme. </w:t>
      </w:r>
      <w:proofErr w:type="gramStart"/>
      <w:r w:rsidRPr="002840E6">
        <w:t>Metódusai</w:t>
      </w:r>
      <w:proofErr w:type="gramEnd"/>
      <w:r w:rsidRPr="002840E6">
        <w:t xml:space="preserve"> (pl. getDailyNote, addFoodToMeal) teszik lehetővé a napi bejegyzések lekérdezését és módosítását.</w:t>
      </w:r>
    </w:p>
    <w:p w14:paraId="1C80F065" w14:textId="423995E3" w:rsidR="002840E6" w:rsidRPr="002840E6" w:rsidRDefault="002840E6" w:rsidP="00756380">
      <w:pPr>
        <w:pStyle w:val="Listaszerbekezds"/>
        <w:numPr>
          <w:ilvl w:val="0"/>
          <w:numId w:val="41"/>
        </w:numPr>
      </w:pPr>
      <w:r w:rsidRPr="002840E6">
        <w:t>RecipesClient és FoodClient: Az ételek és receptek kezelését végzik (pl. createRecipe, searchFood), biztosítva a CRUD műveleteket.</w:t>
      </w:r>
    </w:p>
    <w:p w14:paraId="3A9F576E" w14:textId="6E299296" w:rsidR="002840E6" w:rsidRPr="002840E6" w:rsidRDefault="002840E6" w:rsidP="00756380">
      <w:pPr>
        <w:pStyle w:val="Listaszerbekezds"/>
        <w:numPr>
          <w:ilvl w:val="0"/>
          <w:numId w:val="41"/>
        </w:numPr>
      </w:pPr>
      <w:r w:rsidRPr="002840E6">
        <w:t>UserActivityClient és ActivityCatalogClient: A sporttevékenységek naplózását és a katalógus elérését támogató szolgáltatások.</w:t>
      </w:r>
    </w:p>
    <w:p w14:paraId="0DE9DDC6" w14:textId="77777777" w:rsidR="002840E6" w:rsidRPr="002840E6" w:rsidRDefault="002840E6" w:rsidP="00756380">
      <w:pPr>
        <w:pStyle w:val="Listaszerbekezds"/>
        <w:numPr>
          <w:ilvl w:val="0"/>
          <w:numId w:val="41"/>
        </w:numPr>
      </w:pPr>
      <w:r w:rsidRPr="002840E6">
        <w:t xml:space="preserve">MealEntriesClient, MealFoodsClient: A napló részleteinek (étkezések, tételek) finomhangolását végző </w:t>
      </w:r>
      <w:proofErr w:type="gramStart"/>
      <w:r w:rsidRPr="002840E6">
        <w:t>kliensek</w:t>
      </w:r>
      <w:proofErr w:type="gramEnd"/>
      <w:r w:rsidRPr="002840E6">
        <w:t>.</w:t>
      </w:r>
    </w:p>
    <w:p w14:paraId="5FED9AFE" w14:textId="77777777" w:rsidR="002840E6" w:rsidRPr="002840E6" w:rsidRDefault="002840E6" w:rsidP="002840E6"/>
    <w:p w14:paraId="2F1E841A" w14:textId="487D33BC" w:rsidR="002840E6" w:rsidRPr="002840E6" w:rsidRDefault="002840E6" w:rsidP="002840E6">
      <w:r w:rsidRPr="002840E6">
        <w:lastRenderedPageBreak/>
        <w:t xml:space="preserve">Ezeket a </w:t>
      </w:r>
      <w:proofErr w:type="gramStart"/>
      <w:r w:rsidRPr="002840E6">
        <w:t>klienseket</w:t>
      </w:r>
      <w:proofErr w:type="gramEnd"/>
      <w:r w:rsidRPr="002840E6">
        <w:t xml:space="preserve"> a komponenseimben (pl. DailyNoteComponent) függőséginjektálással (DI) érem el, így a kódom tiszta és típusos marad:</w:t>
      </w:r>
    </w:p>
    <w:p w14:paraId="6EA60C8D" w14:textId="51DC8667" w:rsidR="002840E6" w:rsidRPr="002840E6" w:rsidRDefault="002840E6" w:rsidP="002840E6">
      <w:r w:rsidRPr="002840E6">
        <w:t>TypeScript</w:t>
      </w:r>
    </w:p>
    <w:p w14:paraId="733C7508" w14:textId="77777777" w:rsidR="002840E6" w:rsidRPr="002840E6" w:rsidRDefault="002840E6" w:rsidP="002840E6">
      <w:r w:rsidRPr="002840E6">
        <w:t>// Példa a használatra a DailyNoteComponent-ben:</w:t>
      </w:r>
    </w:p>
    <w:p w14:paraId="6F740CA5" w14:textId="48A638A0" w:rsidR="002840E6" w:rsidRPr="002840E6" w:rsidRDefault="002840E6" w:rsidP="002840E6">
      <w:proofErr w:type="gramStart"/>
      <w:r w:rsidRPr="002840E6">
        <w:t>constructor(</w:t>
      </w:r>
      <w:proofErr w:type="gramEnd"/>
      <w:r w:rsidRPr="002840E6">
        <w:t>private dailyNoteClient: DailyNoteClient) {}</w:t>
      </w:r>
    </w:p>
    <w:p w14:paraId="521609DB" w14:textId="77777777" w:rsidR="002840E6" w:rsidRPr="002840E6" w:rsidRDefault="002840E6" w:rsidP="002840E6">
      <w:proofErr w:type="gramStart"/>
      <w:r w:rsidRPr="002840E6">
        <w:t>this.dailyNoteClient.getDailyNote</w:t>
      </w:r>
      <w:proofErr w:type="gramEnd"/>
      <w:r w:rsidRPr="002840E6">
        <w:t>(dateString).subscribe(result =&gt; {</w:t>
      </w:r>
    </w:p>
    <w:p w14:paraId="3284F066" w14:textId="77777777" w:rsidR="002840E6" w:rsidRPr="002840E6" w:rsidRDefault="002840E6" w:rsidP="002840E6">
      <w:r w:rsidRPr="002840E6">
        <w:t xml:space="preserve">    this.dailyNote = result;</w:t>
      </w:r>
    </w:p>
    <w:p w14:paraId="31074ABA" w14:textId="77777777" w:rsidR="002840E6" w:rsidRPr="002840E6" w:rsidRDefault="002840E6" w:rsidP="002840E6">
      <w:r w:rsidRPr="002840E6">
        <w:t>});</w:t>
      </w:r>
    </w:p>
    <w:p w14:paraId="1AA79D98" w14:textId="4B237CD4" w:rsidR="002840E6" w:rsidRPr="002840E6" w:rsidRDefault="002840E6" w:rsidP="002840E6">
      <w:r w:rsidRPr="002840E6">
        <w:t>Típusos DTO-k (Interfészek): A kliens</w:t>
      </w:r>
      <w:proofErr w:type="gramStart"/>
      <w:r w:rsidRPr="002840E6">
        <w:t>fájl</w:t>
      </w:r>
      <w:proofErr w:type="gramEnd"/>
      <w:r w:rsidRPr="002840E6">
        <w:t xml:space="preserve"> nemcsak a logikát, hanem a teljes adatmodellt is tartalmazza TypeScript interfészek formájában. Ez </w:t>
      </w:r>
      <w:proofErr w:type="gramStart"/>
      <w:r w:rsidRPr="002840E6">
        <w:t>garantálja</w:t>
      </w:r>
      <w:proofErr w:type="gramEnd"/>
      <w:r w:rsidRPr="002840E6">
        <w:t>, hogy a frontend és a backend "egy nyelvet beszéljen". A generált modellek között megtalálhatóak:</w:t>
      </w:r>
    </w:p>
    <w:p w14:paraId="0E4D6B70" w14:textId="0CD20716" w:rsidR="002840E6" w:rsidRPr="002840E6" w:rsidRDefault="002840E6" w:rsidP="002840E6">
      <w:r w:rsidRPr="002840E6">
        <w:t xml:space="preserve">Válasz modellek (Response DTOs): Mint például a DailyNoteResponseDto, UserProfileResponseDto vagy RecipeResponseDto. Ezek pontosan </w:t>
      </w:r>
      <w:proofErr w:type="gramStart"/>
      <w:r w:rsidRPr="002840E6">
        <w:t>definiálják</w:t>
      </w:r>
      <w:proofErr w:type="gramEnd"/>
      <w:r w:rsidRPr="002840E6">
        <w:t>, milyen adatokat kap a kliens a szervertől (pl. a DailyNoteResponseDto tartalmazza a dailyTargetCalorie és actualCalorie mezőket).</w:t>
      </w:r>
    </w:p>
    <w:p w14:paraId="0E075FC7" w14:textId="07D12559" w:rsidR="002840E6" w:rsidRPr="002840E6" w:rsidRDefault="002840E6" w:rsidP="002840E6">
      <w:r w:rsidRPr="002840E6">
        <w:t xml:space="preserve">Létrehozási modellek (Create DTOs): Az adatok küldésekor használt </w:t>
      </w:r>
      <w:proofErr w:type="gramStart"/>
      <w:r w:rsidRPr="002840E6">
        <w:t>struktúrák</w:t>
      </w:r>
      <w:proofErr w:type="gramEnd"/>
      <w:r w:rsidRPr="002840E6">
        <w:t xml:space="preserve">, mint a RecipeCreateDto vagy UserActivityCreateDto. Ezek biztosítják, hogy csak valid </w:t>
      </w:r>
      <w:proofErr w:type="gramStart"/>
      <w:r w:rsidRPr="002840E6">
        <w:t>struktúrájú</w:t>
      </w:r>
      <w:proofErr w:type="gramEnd"/>
      <w:r w:rsidRPr="002840E6">
        <w:t xml:space="preserve"> adatot küldhessek a szervernek.</w:t>
      </w:r>
    </w:p>
    <w:p w14:paraId="0F9A8148" w14:textId="77777777" w:rsidR="002840E6" w:rsidRPr="002840E6" w:rsidRDefault="002840E6" w:rsidP="002840E6">
      <w:pPr>
        <w:rPr>
          <w:b/>
          <w:bCs/>
          <w:szCs w:val="28"/>
        </w:rPr>
      </w:pPr>
      <w:r w:rsidRPr="002840E6">
        <w:t xml:space="preserve">Segédtípusok: Olyan enyhébb típusok és interfészek (pl. MealTypeResponseDto, FoodResponseDto), amelyek a </w:t>
      </w:r>
      <w:proofErr w:type="gramStart"/>
      <w:r w:rsidRPr="002840E6">
        <w:t>komplexebb</w:t>
      </w:r>
      <w:proofErr w:type="gramEnd"/>
      <w:r w:rsidRPr="002840E6">
        <w:t xml:space="preserve"> objektumok építőkockái.</w:t>
      </w:r>
    </w:p>
    <w:p w14:paraId="392B8A02" w14:textId="2A07FDA6" w:rsidR="00513517" w:rsidRDefault="00513517" w:rsidP="002840E6">
      <w:pPr>
        <w:pStyle w:val="Cmsor4"/>
      </w:pPr>
      <w:r>
        <w:t xml:space="preserve"> Központosított Token kezelés (HttpInterceptor)</w:t>
      </w:r>
    </w:p>
    <w:p w14:paraId="5EA4CB1C" w14:textId="534D5757" w:rsidR="00513517" w:rsidRDefault="00513517" w:rsidP="001C7C1F">
      <w:r>
        <w:t xml:space="preserve">A védett API végpontok eléréséhez minden egyes HTTP kérés fejlécében (Header) küldeni kell az érvényes JWT tokent. A DRY (Don't Repeat Yourself) elvét követve ezt a logikát nem a </w:t>
      </w:r>
      <w:proofErr w:type="gramStart"/>
      <w:r>
        <w:t>komponensekbe</w:t>
      </w:r>
      <w:proofErr w:type="gramEnd"/>
      <w:r>
        <w:t xml:space="preserve"> égettem be, hanem egy HttpInterceptor segítségével központosítottam.</w:t>
      </w:r>
    </w:p>
    <w:p w14:paraId="65ADCABE" w14:textId="7F65844B" w:rsidR="00513517" w:rsidRDefault="00513517" w:rsidP="001C7C1F">
      <w:r>
        <w:t xml:space="preserve">A src/app/shared/interceptors/jwt.interceptor.ts </w:t>
      </w:r>
      <w:proofErr w:type="gramStart"/>
      <w:r>
        <w:t>fájlban</w:t>
      </w:r>
      <w:proofErr w:type="gramEnd"/>
      <w:r>
        <w:t xml:space="preserve"> implementáltam a JwtInterceptor osztályt, amely implementálja az Angular HttpInterceptor interfészét. Ez a technológia "middleware-ként" működik a </w:t>
      </w:r>
      <w:proofErr w:type="gramStart"/>
      <w:r>
        <w:t>kliens</w:t>
      </w:r>
      <w:proofErr w:type="gramEnd"/>
      <w:r>
        <w:t xml:space="preserve"> oldalon: minden kifelé menő kérést elfog, módosít, majd továbbít.</w:t>
      </w:r>
    </w:p>
    <w:p w14:paraId="797B9FB5" w14:textId="0883DE57" w:rsidR="00513517" w:rsidRDefault="00513517" w:rsidP="001C7C1F">
      <w:pPr>
        <w:ind w:firstLine="0"/>
      </w:pPr>
      <w:r>
        <w:lastRenderedPageBreak/>
        <w:t>A megvalósított logika lépései:</w:t>
      </w:r>
    </w:p>
    <w:p w14:paraId="3275FDE9" w14:textId="0F8097A0" w:rsidR="00513517" w:rsidRDefault="00513517" w:rsidP="00756380">
      <w:pPr>
        <w:pStyle w:val="Listaszerbekezds"/>
        <w:numPr>
          <w:ilvl w:val="0"/>
          <w:numId w:val="40"/>
        </w:numPr>
      </w:pPr>
      <w:r>
        <w:t xml:space="preserve">Feliratkozás: Az intercept </w:t>
      </w:r>
      <w:proofErr w:type="gramStart"/>
      <w:r>
        <w:t>metódusban</w:t>
      </w:r>
      <w:proofErr w:type="gramEnd"/>
      <w:r>
        <w:t xml:space="preserve"> feliratkozom az AccountService-ben tárolt user$ observable-re, de a take(1) operátorral biztosítom, hogy csak az aktuális értéket vegye ki, és azonnal le is iratkozzon (így elkerülhető a memóriaszivárgás).</w:t>
      </w:r>
    </w:p>
    <w:p w14:paraId="0E6EB1B3" w14:textId="1677E5A9" w:rsidR="00513517" w:rsidRDefault="00513517" w:rsidP="00756380">
      <w:pPr>
        <w:pStyle w:val="Listaszerbekezds"/>
        <w:numPr>
          <w:ilvl w:val="0"/>
          <w:numId w:val="40"/>
        </w:numPr>
      </w:pPr>
      <w:r>
        <w:t xml:space="preserve">Ellenőrzés: Megvizsgálom, hogy a felhasználó be van-e jelentkezve (létezik-e </w:t>
      </w:r>
      <w:proofErr w:type="gramStart"/>
      <w:r>
        <w:t>a</w:t>
      </w:r>
      <w:proofErr w:type="gramEnd"/>
      <w:r>
        <w:t xml:space="preserve"> user objektum és a hozzá tartozó jwt token).</w:t>
      </w:r>
    </w:p>
    <w:p w14:paraId="7282D2B5" w14:textId="30BC4174" w:rsidR="00513517" w:rsidRDefault="00513517" w:rsidP="00756380">
      <w:pPr>
        <w:pStyle w:val="Listaszerbekezds"/>
        <w:numPr>
          <w:ilvl w:val="0"/>
          <w:numId w:val="40"/>
        </w:numPr>
      </w:pPr>
      <w:r>
        <w:t xml:space="preserve">Klónozás és Módosítás: Mivel az Angularban a HttpRequest </w:t>
      </w:r>
      <w:proofErr w:type="gramStart"/>
      <w:r>
        <w:t>objektumok</w:t>
      </w:r>
      <w:proofErr w:type="gramEnd"/>
      <w:r>
        <w:t xml:space="preserve"> immutábilisak (nem módosíthatók), a kérést a .clone() metódussal lemásolom. A másolat fejlécéhez adom hozzá az Authorization kulcsot a Bearer &lt;token&gt; értékkel.</w:t>
      </w:r>
    </w:p>
    <w:p w14:paraId="15039D16" w14:textId="34F20DA4" w:rsidR="00513517" w:rsidRDefault="00513517" w:rsidP="00756380">
      <w:pPr>
        <w:pStyle w:val="Listaszerbekezds"/>
        <w:numPr>
          <w:ilvl w:val="0"/>
          <w:numId w:val="40"/>
        </w:numPr>
      </w:pPr>
      <w:r>
        <w:t xml:space="preserve">Továbbítás: A módosított (klónozott) kérést adom át a next.handle() </w:t>
      </w:r>
      <w:proofErr w:type="gramStart"/>
      <w:r>
        <w:t>metódusnak</w:t>
      </w:r>
      <w:proofErr w:type="gramEnd"/>
      <w:r>
        <w:t>, amely ténylegesen elküldi azt a szerver felé.</w:t>
      </w:r>
    </w:p>
    <w:p w14:paraId="4A3AE6BD" w14:textId="46AE1B20" w:rsidR="00513517" w:rsidRDefault="00513517" w:rsidP="00513517">
      <w:r>
        <w:t xml:space="preserve">(Kódrészlet beszúrása: jwt.interceptor.ts-ből az intercept </w:t>
      </w:r>
      <w:proofErr w:type="gramStart"/>
      <w:r>
        <w:t>metódus</w:t>
      </w:r>
      <w:proofErr w:type="gramEnd"/>
      <w:r>
        <w:t>)</w:t>
      </w:r>
    </w:p>
    <w:p w14:paraId="65185B88" w14:textId="77777777" w:rsidR="00905DE3" w:rsidRDefault="00905DE3" w:rsidP="00905DE3">
      <w:pPr>
        <w:pStyle w:val="NormlWeb"/>
      </w:pPr>
      <w:r>
        <w:rPr>
          <w:b/>
          <w:bCs/>
        </w:rPr>
        <w:t>4.3.4. Felhasználókezelés (Account Module)</w:t>
      </w:r>
    </w:p>
    <w:p w14:paraId="4F5E47D4" w14:textId="77777777" w:rsidR="002840E6" w:rsidRDefault="002840E6" w:rsidP="002840E6">
      <w:pPr>
        <w:rPr>
          <w:lang w:eastAsia="hu-HU"/>
        </w:rPr>
      </w:pPr>
      <w:r w:rsidRPr="002840E6">
        <w:rPr>
          <w:lang w:eastAsia="hu-HU"/>
        </w:rPr>
        <w:t xml:space="preserve">A felhasználói fiókok kezelését, a hitelesítést és a biztonsági </w:t>
      </w:r>
      <w:proofErr w:type="gramStart"/>
      <w:r w:rsidRPr="002840E6">
        <w:rPr>
          <w:lang w:eastAsia="hu-HU"/>
        </w:rPr>
        <w:t>funkciókat</w:t>
      </w:r>
      <w:proofErr w:type="gramEnd"/>
      <w:r w:rsidRPr="002840E6">
        <w:rPr>
          <w:lang w:eastAsia="hu-HU"/>
        </w:rPr>
        <w:t xml:space="preserve"> egy dedikált modulban, az AccountModule-ban valósítottam meg. Ez a modul fizikailag is elkülönül az alkalmazás többi részétől (src/app/account), és saját útvonalválasztóval (AccountRoutingModule) rendelkezik, amely a lusta betöltés (Lazy Loading) révén csak szükség esetén töltődik be a böngészőbe.</w:t>
      </w:r>
    </w:p>
    <w:p w14:paraId="01463ADE" w14:textId="037F8D59" w:rsidR="002840E6" w:rsidRPr="002840E6" w:rsidRDefault="002840E6" w:rsidP="002840E6">
      <w:pPr>
        <w:pStyle w:val="Cmsor4"/>
        <w:rPr>
          <w:lang w:eastAsia="hu-HU"/>
        </w:rPr>
      </w:pPr>
      <w:r w:rsidRPr="002840E6">
        <w:rPr>
          <w:lang w:eastAsia="hu-HU"/>
        </w:rPr>
        <w:t xml:space="preserve"> Reaktív Állapotkezelés (AccountService)</w:t>
      </w:r>
    </w:p>
    <w:p w14:paraId="7E4D0C12" w14:textId="77777777" w:rsidR="002840E6" w:rsidRPr="002840E6" w:rsidRDefault="002840E6" w:rsidP="002840E6">
      <w:pPr>
        <w:rPr>
          <w:lang w:eastAsia="hu-HU"/>
        </w:rPr>
      </w:pPr>
      <w:r w:rsidRPr="002840E6">
        <w:rPr>
          <w:lang w:eastAsia="hu-HU"/>
        </w:rPr>
        <w:t>A felhasználókezelés "agya" az AccountService osztály. Itt valósítottam meg azt a logikát, amely biztosítja, hogy az alkalmazás mindig tisztában legyen azzal, ki van bejelentkezve.</w:t>
      </w:r>
    </w:p>
    <w:p w14:paraId="6CD4FBEF" w14:textId="77777777" w:rsidR="002840E6" w:rsidRPr="002840E6" w:rsidRDefault="002840E6" w:rsidP="002840E6">
      <w:pPr>
        <w:rPr>
          <w:lang w:eastAsia="hu-HU"/>
        </w:rPr>
      </w:pPr>
      <w:r w:rsidRPr="002840E6">
        <w:rPr>
          <w:lang w:eastAsia="hu-HU"/>
        </w:rPr>
        <w:t xml:space="preserve">A legnagyobb kihívást az jelentette, hogy az Angular </w:t>
      </w:r>
      <w:proofErr w:type="gramStart"/>
      <w:r w:rsidRPr="002840E6">
        <w:rPr>
          <w:lang w:eastAsia="hu-HU"/>
        </w:rPr>
        <w:t>komponensek</w:t>
      </w:r>
      <w:proofErr w:type="gramEnd"/>
      <w:r w:rsidRPr="002840E6">
        <w:rPr>
          <w:lang w:eastAsia="hu-HU"/>
        </w:rPr>
        <w:t xml:space="preserve"> (pl. a Navbar) aszinkron módon töltődnek be, így biztosítanom kellett, hogy a bejelentkezési állapot bárki számára, bármikor elérhető legyen. Erre a célra egy ReplaySubject&lt;User | </w:t>
      </w:r>
      <w:proofErr w:type="gramStart"/>
      <w:r w:rsidRPr="002840E6">
        <w:rPr>
          <w:lang w:eastAsia="hu-HU"/>
        </w:rPr>
        <w:t>null</w:t>
      </w:r>
      <w:proofErr w:type="gramEnd"/>
      <w:r w:rsidRPr="002840E6">
        <w:rPr>
          <w:lang w:eastAsia="hu-HU"/>
        </w:rPr>
        <w:t>&gt;(1) típusú objektumot (userSource) alkalmaztam.</w:t>
      </w:r>
    </w:p>
    <w:p w14:paraId="41D1ECB2" w14:textId="77777777" w:rsidR="002840E6" w:rsidRPr="002840E6" w:rsidRDefault="002840E6" w:rsidP="002840E6">
      <w:pPr>
        <w:rPr>
          <w:lang w:eastAsia="hu-HU"/>
        </w:rPr>
      </w:pPr>
      <w:r w:rsidRPr="002840E6">
        <w:rPr>
          <w:lang w:eastAsia="hu-HU"/>
        </w:rPr>
        <w:t xml:space="preserve">(Kódrészlet beszúrása: account.service.ts-ből </w:t>
      </w:r>
      <w:proofErr w:type="gramStart"/>
      <w:r w:rsidRPr="002840E6">
        <w:rPr>
          <w:lang w:eastAsia="hu-HU"/>
        </w:rPr>
        <w:t>a</w:t>
      </w:r>
      <w:proofErr w:type="gramEnd"/>
      <w:r w:rsidRPr="002840E6">
        <w:rPr>
          <w:lang w:eastAsia="hu-HU"/>
        </w:rPr>
        <w:t xml:space="preserve"> userSource definíciója és a refreshUser metódus)</w:t>
      </w:r>
    </w:p>
    <w:p w14:paraId="2D723FA8" w14:textId="77777777" w:rsidR="002840E6" w:rsidRPr="002840E6" w:rsidRDefault="002840E6" w:rsidP="002840E6">
      <w:pPr>
        <w:rPr>
          <w:lang w:eastAsia="hu-HU"/>
        </w:rPr>
      </w:pPr>
      <w:r w:rsidRPr="002840E6">
        <w:rPr>
          <w:lang w:eastAsia="hu-HU"/>
        </w:rPr>
        <w:lastRenderedPageBreak/>
        <w:t xml:space="preserve">Miért ReplaySubject? Szemben a hagyományos Subject vagy BehaviorSubject megoldásokkal, a </w:t>
      </w:r>
      <w:proofErr w:type="gramStart"/>
      <w:r w:rsidRPr="002840E6">
        <w:rPr>
          <w:lang w:eastAsia="hu-HU"/>
        </w:rPr>
        <w:t>ReplaySubject(</w:t>
      </w:r>
      <w:proofErr w:type="gramEnd"/>
      <w:r w:rsidRPr="002840E6">
        <w:rPr>
          <w:lang w:eastAsia="hu-HU"/>
        </w:rPr>
        <w:t xml:space="preserve">1) eltárolja ("visszajátssza") az utolsó kibocsátott értéket az új feliratkozóknak. Így, ha az AuthGuard csak később iratkozik fel, akkor is azonnal megkapja az </w:t>
      </w:r>
      <w:proofErr w:type="gramStart"/>
      <w:r w:rsidRPr="002840E6">
        <w:rPr>
          <w:lang w:eastAsia="hu-HU"/>
        </w:rPr>
        <w:t>aktuális</w:t>
      </w:r>
      <w:proofErr w:type="gramEnd"/>
      <w:r w:rsidRPr="002840E6">
        <w:rPr>
          <w:lang w:eastAsia="hu-HU"/>
        </w:rPr>
        <w:t xml:space="preserve"> felhasználói objektumot, elkerülve a versenyhelyzeteket (Race Conditions).</w:t>
      </w:r>
    </w:p>
    <w:p w14:paraId="1300E574" w14:textId="77777777" w:rsidR="002840E6" w:rsidRPr="002840E6" w:rsidRDefault="002840E6" w:rsidP="002840E6">
      <w:pPr>
        <w:rPr>
          <w:lang w:eastAsia="hu-HU"/>
        </w:rPr>
      </w:pPr>
      <w:r w:rsidRPr="002840E6">
        <w:rPr>
          <w:lang w:eastAsia="hu-HU"/>
        </w:rPr>
        <w:t xml:space="preserve">Az oldal újratöltésekor (F5) a munkamenet folytonosságát a localStorage-ba mentett adatokkal és a refreshUser </w:t>
      </w:r>
      <w:proofErr w:type="gramStart"/>
      <w:r w:rsidRPr="002840E6">
        <w:rPr>
          <w:lang w:eastAsia="hu-HU"/>
        </w:rPr>
        <w:t>metódussal</w:t>
      </w:r>
      <w:proofErr w:type="gramEnd"/>
      <w:r w:rsidRPr="002840E6">
        <w:rPr>
          <w:lang w:eastAsia="hu-HU"/>
        </w:rPr>
        <w:t xml:space="preserve"> biztosítom, amely automatikusan megújítja az állapotot, ha talál érvényes tokent.</w:t>
      </w:r>
    </w:p>
    <w:p w14:paraId="246F4951" w14:textId="6AC2DBE7" w:rsidR="002840E6" w:rsidRPr="002840E6" w:rsidRDefault="002840E6" w:rsidP="002840E6">
      <w:pPr>
        <w:pStyle w:val="Cmsor4"/>
        <w:rPr>
          <w:lang w:eastAsia="hu-HU"/>
        </w:rPr>
      </w:pPr>
      <w:r w:rsidRPr="002840E6">
        <w:rPr>
          <w:lang w:eastAsia="hu-HU"/>
        </w:rPr>
        <w:t xml:space="preserve"> Regisztráció és Bejelentkezés</w:t>
      </w:r>
    </w:p>
    <w:p w14:paraId="5C5C686A" w14:textId="77777777" w:rsidR="002840E6" w:rsidRPr="002840E6" w:rsidRDefault="002840E6" w:rsidP="002840E6">
      <w:pPr>
        <w:rPr>
          <w:lang w:eastAsia="hu-HU"/>
        </w:rPr>
      </w:pPr>
      <w:r w:rsidRPr="002840E6">
        <w:rPr>
          <w:lang w:eastAsia="hu-HU"/>
        </w:rPr>
        <w:t xml:space="preserve">A beviteli űrlapok kezeléséhez minden esetben az Angular Reactive Forms modulját használtam, mivel ez lehetőséget ad a </w:t>
      </w:r>
      <w:proofErr w:type="gramStart"/>
      <w:r w:rsidRPr="002840E6">
        <w:rPr>
          <w:lang w:eastAsia="hu-HU"/>
        </w:rPr>
        <w:t>komplex</w:t>
      </w:r>
      <w:proofErr w:type="gramEnd"/>
      <w:r w:rsidRPr="002840E6">
        <w:rPr>
          <w:lang w:eastAsia="hu-HU"/>
        </w:rPr>
        <w:t xml:space="preserve"> validációs logika (pl. jelszóerősség) TypeScript oldali implementálására és tesztelésére.</w:t>
      </w:r>
    </w:p>
    <w:p w14:paraId="601E88FE" w14:textId="77777777" w:rsidR="002840E6" w:rsidRPr="002840E6" w:rsidRDefault="002840E6" w:rsidP="002840E6">
      <w:pPr>
        <w:rPr>
          <w:lang w:eastAsia="hu-HU"/>
        </w:rPr>
      </w:pPr>
      <w:r w:rsidRPr="002840E6">
        <w:rPr>
          <w:lang w:eastAsia="hu-HU"/>
        </w:rPr>
        <w:t xml:space="preserve">Regisztráció (RegisterComponent): Az űrlap (registerForm) validátorai biztosítják, hogy a név minimum 3 </w:t>
      </w:r>
      <w:proofErr w:type="gramStart"/>
      <w:r w:rsidRPr="002840E6">
        <w:rPr>
          <w:lang w:eastAsia="hu-HU"/>
        </w:rPr>
        <w:t>karakter</w:t>
      </w:r>
      <w:proofErr w:type="gramEnd"/>
      <w:r w:rsidRPr="002840E6">
        <w:rPr>
          <w:lang w:eastAsia="hu-HU"/>
        </w:rPr>
        <w:t xml:space="preserve"> legyen, az e-mail cím megfeleljen a szabványos regex mintának, a jelszó pedig 6-15 karakter hosszú legyen. A "Create Account" gomb megnyomásakor a </w:t>
      </w:r>
      <w:proofErr w:type="gramStart"/>
      <w:r w:rsidRPr="002840E6">
        <w:rPr>
          <w:lang w:eastAsia="hu-HU"/>
        </w:rPr>
        <w:t>komponens</w:t>
      </w:r>
      <w:proofErr w:type="gramEnd"/>
      <w:r w:rsidRPr="002840E6">
        <w:rPr>
          <w:lang w:eastAsia="hu-HU"/>
        </w:rPr>
        <w:t xml:space="preserve"> feliratkozik az AccountService.register() metódusára. Siker esetén a SharedService segítségével értesítem a felhasználót, majd a bejelentkezési oldalra </w:t>
      </w:r>
      <w:proofErr w:type="gramStart"/>
      <w:r w:rsidRPr="002840E6">
        <w:rPr>
          <w:lang w:eastAsia="hu-HU"/>
        </w:rPr>
        <w:t>navigálom</w:t>
      </w:r>
      <w:proofErr w:type="gramEnd"/>
      <w:r w:rsidRPr="002840E6">
        <w:rPr>
          <w:lang w:eastAsia="hu-HU"/>
        </w:rPr>
        <w:t>.</w:t>
      </w:r>
    </w:p>
    <w:p w14:paraId="0E7A53FD" w14:textId="77777777" w:rsidR="002840E6" w:rsidRPr="002840E6" w:rsidRDefault="002840E6" w:rsidP="002840E6">
      <w:pPr>
        <w:rPr>
          <w:lang w:eastAsia="hu-HU"/>
        </w:rPr>
      </w:pPr>
      <w:r w:rsidRPr="002840E6">
        <w:rPr>
          <w:lang w:eastAsia="hu-HU"/>
        </w:rPr>
        <w:t>Bejelentkezés (LoginComponent): A LoginComponent nemcsak a hitelesítést végzi, hanem intelligensen kezeli a felhasználói utat és a hibákat is.</w:t>
      </w:r>
    </w:p>
    <w:p w14:paraId="05F4D0FA" w14:textId="77777777" w:rsidR="002840E6" w:rsidRPr="002840E6" w:rsidRDefault="002840E6" w:rsidP="00756380">
      <w:pPr>
        <w:pStyle w:val="Listaszerbekezds"/>
        <w:numPr>
          <w:ilvl w:val="0"/>
          <w:numId w:val="42"/>
        </w:numPr>
        <w:rPr>
          <w:lang w:eastAsia="hu-HU"/>
        </w:rPr>
      </w:pPr>
      <w:r w:rsidRPr="002840E6">
        <w:rPr>
          <w:lang w:eastAsia="hu-HU"/>
        </w:rPr>
        <w:t xml:space="preserve">Intelligens átirányítás: A </w:t>
      </w:r>
      <w:proofErr w:type="gramStart"/>
      <w:r w:rsidRPr="002840E6">
        <w:rPr>
          <w:lang w:eastAsia="hu-HU"/>
        </w:rPr>
        <w:t>komponens</w:t>
      </w:r>
      <w:proofErr w:type="gramEnd"/>
      <w:r w:rsidRPr="002840E6">
        <w:rPr>
          <w:lang w:eastAsia="hu-HU"/>
        </w:rPr>
        <w:t xml:space="preserve"> inicializálásakor (ngOnInit) kiolvasom a returnUrl paramétert az URL-ből. Ha a felhasználó korábban egy védett oldalról (pl. /dailynote) lett átirányítva a bejelentkezéshez, sikeres belépés után a rendszer </w:t>
      </w:r>
      <w:proofErr w:type="gramStart"/>
      <w:r w:rsidRPr="002840E6">
        <w:rPr>
          <w:lang w:eastAsia="hu-HU"/>
        </w:rPr>
        <w:t>automatikusan</w:t>
      </w:r>
      <w:proofErr w:type="gramEnd"/>
      <w:r w:rsidRPr="002840E6">
        <w:rPr>
          <w:lang w:eastAsia="hu-HU"/>
        </w:rPr>
        <w:t xml:space="preserve"> visszanavigálja oda.</w:t>
      </w:r>
    </w:p>
    <w:p w14:paraId="1C01C5EA" w14:textId="77777777" w:rsidR="002840E6" w:rsidRPr="002840E6" w:rsidRDefault="002840E6" w:rsidP="00756380">
      <w:pPr>
        <w:pStyle w:val="Listaszerbekezds"/>
        <w:numPr>
          <w:ilvl w:val="0"/>
          <w:numId w:val="42"/>
        </w:numPr>
        <w:rPr>
          <w:lang w:eastAsia="hu-HU"/>
        </w:rPr>
      </w:pPr>
      <w:r w:rsidRPr="002840E6">
        <w:rPr>
          <w:lang w:eastAsia="hu-HU"/>
        </w:rPr>
        <w:t xml:space="preserve">Email megerősítés kezelése: A HTML sablonban külön figyelmet fordítottam arra az esetre, ha a bejelentkezés azért hiúsul meg, mert a felhasználó még nem erősítette meg az e-mail címét. Ha a hibaüzenet tartalmazza a "Please confirm your email" szöveget, dinamikusan megjelenítek egy </w:t>
      </w:r>
      <w:proofErr w:type="gramStart"/>
      <w:r w:rsidRPr="002840E6">
        <w:rPr>
          <w:lang w:eastAsia="hu-HU"/>
        </w:rPr>
        <w:t>linket</w:t>
      </w:r>
      <w:proofErr w:type="gramEnd"/>
      <w:r w:rsidRPr="002840E6">
        <w:rPr>
          <w:lang w:eastAsia="hu-HU"/>
        </w:rPr>
        <w:t xml:space="preserve"> ("Click here to resend email confirmation link..."), amely meghívja a resendEmailConfirmationLink() metódust.</w:t>
      </w:r>
    </w:p>
    <w:p w14:paraId="0B12533D" w14:textId="3D7D48D1" w:rsidR="002840E6" w:rsidRPr="002840E6" w:rsidRDefault="002840E6" w:rsidP="00BD2DFC">
      <w:pPr>
        <w:pStyle w:val="Cmsor4"/>
        <w:rPr>
          <w:lang w:eastAsia="hu-HU"/>
        </w:rPr>
      </w:pPr>
      <w:r w:rsidRPr="002840E6">
        <w:rPr>
          <w:lang w:eastAsia="hu-HU"/>
        </w:rPr>
        <w:t xml:space="preserve"> Elfelejtett jelszó és E-mail megerősítés</w:t>
      </w:r>
    </w:p>
    <w:p w14:paraId="59100B99" w14:textId="77777777" w:rsidR="002840E6" w:rsidRPr="002840E6" w:rsidRDefault="002840E6" w:rsidP="00BD2DFC">
      <w:pPr>
        <w:ind w:firstLine="0"/>
        <w:rPr>
          <w:lang w:eastAsia="hu-HU"/>
        </w:rPr>
      </w:pPr>
      <w:r w:rsidRPr="002840E6">
        <w:rPr>
          <w:lang w:eastAsia="hu-HU"/>
        </w:rPr>
        <w:t xml:space="preserve">A fiókkezelés teljes életciklusát lefedtem az alábbi </w:t>
      </w:r>
      <w:proofErr w:type="gramStart"/>
      <w:r w:rsidRPr="002840E6">
        <w:rPr>
          <w:lang w:eastAsia="hu-HU"/>
        </w:rPr>
        <w:t>komponensekkel</w:t>
      </w:r>
      <w:proofErr w:type="gramEnd"/>
      <w:r w:rsidRPr="002840E6">
        <w:rPr>
          <w:lang w:eastAsia="hu-HU"/>
        </w:rPr>
        <w:t>:</w:t>
      </w:r>
    </w:p>
    <w:p w14:paraId="5799CE83" w14:textId="77777777" w:rsidR="002840E6" w:rsidRPr="002840E6" w:rsidRDefault="002840E6" w:rsidP="002840E6">
      <w:pPr>
        <w:rPr>
          <w:lang w:eastAsia="hu-HU"/>
        </w:rPr>
      </w:pPr>
      <w:r w:rsidRPr="002840E6">
        <w:rPr>
          <w:lang w:eastAsia="hu-HU"/>
        </w:rPr>
        <w:lastRenderedPageBreak/>
        <w:t xml:space="preserve">ConfirmEmailComponent: Ez a </w:t>
      </w:r>
      <w:proofErr w:type="gramStart"/>
      <w:r w:rsidRPr="002840E6">
        <w:rPr>
          <w:lang w:eastAsia="hu-HU"/>
        </w:rPr>
        <w:t>komponens</w:t>
      </w:r>
      <w:proofErr w:type="gramEnd"/>
      <w:r w:rsidRPr="002840E6">
        <w:rPr>
          <w:lang w:eastAsia="hu-HU"/>
        </w:rPr>
        <w:t xml:space="preserve"> végzi a regisztráció véglegesítését. </w:t>
      </w:r>
      <w:proofErr w:type="gramStart"/>
      <w:r w:rsidRPr="002840E6">
        <w:rPr>
          <w:lang w:eastAsia="hu-HU"/>
        </w:rPr>
        <w:t>Az</w:t>
      </w:r>
      <w:proofErr w:type="gramEnd"/>
      <w:r w:rsidRPr="002840E6">
        <w:rPr>
          <w:lang w:eastAsia="hu-HU"/>
        </w:rPr>
        <w:t xml:space="preserve"> ngOnInit életciklusban feliratkozom az ActivatedRoute paramétereire, és kinyerem az URL-ből érkező hitelesítő tokent és e-mail címet.</w:t>
      </w:r>
    </w:p>
    <w:p w14:paraId="429460F0" w14:textId="77777777" w:rsidR="002840E6" w:rsidRPr="002840E6" w:rsidRDefault="002840E6" w:rsidP="00756380">
      <w:pPr>
        <w:pStyle w:val="Listaszerbekezds"/>
        <w:numPr>
          <w:ilvl w:val="0"/>
          <w:numId w:val="43"/>
        </w:numPr>
        <w:rPr>
          <w:lang w:eastAsia="hu-HU"/>
        </w:rPr>
      </w:pPr>
      <w:r w:rsidRPr="002840E6">
        <w:rPr>
          <w:lang w:eastAsia="hu-HU"/>
        </w:rPr>
        <w:t xml:space="preserve">Ezekkel az adatokkal </w:t>
      </w:r>
      <w:proofErr w:type="gramStart"/>
      <w:r w:rsidRPr="002840E6">
        <w:rPr>
          <w:lang w:eastAsia="hu-HU"/>
        </w:rPr>
        <w:t>automatikusan</w:t>
      </w:r>
      <w:proofErr w:type="gramEnd"/>
      <w:r w:rsidRPr="002840E6">
        <w:rPr>
          <w:lang w:eastAsia="hu-HU"/>
        </w:rPr>
        <w:t xml:space="preserve"> meghívom az AccountService.confirmEmail metódust.</w:t>
      </w:r>
    </w:p>
    <w:p w14:paraId="5157BFDD" w14:textId="77777777" w:rsidR="002840E6" w:rsidRPr="002840E6" w:rsidRDefault="002840E6" w:rsidP="00756380">
      <w:pPr>
        <w:pStyle w:val="Listaszerbekezds"/>
        <w:numPr>
          <w:ilvl w:val="0"/>
          <w:numId w:val="43"/>
        </w:numPr>
        <w:rPr>
          <w:lang w:eastAsia="hu-HU"/>
        </w:rPr>
      </w:pPr>
      <w:r w:rsidRPr="002840E6">
        <w:rPr>
          <w:lang w:eastAsia="hu-HU"/>
        </w:rPr>
        <w:t xml:space="preserve">A visszajelzést egy success logikai változó vezérli: siker esetén (success = true) a felhasználó egy "Login" gombot lát, hiba esetén (pl. lejárt token) pedig a rendszer felajánlja a megerősítő </w:t>
      </w:r>
      <w:proofErr w:type="gramStart"/>
      <w:r w:rsidRPr="002840E6">
        <w:rPr>
          <w:lang w:eastAsia="hu-HU"/>
        </w:rPr>
        <w:t>link</w:t>
      </w:r>
      <w:proofErr w:type="gramEnd"/>
      <w:r w:rsidRPr="002840E6">
        <w:rPr>
          <w:lang w:eastAsia="hu-HU"/>
        </w:rPr>
        <w:t xml:space="preserve"> újraküldését a resendEmailConfirmationLink() metódus segítségével.</w:t>
      </w:r>
    </w:p>
    <w:p w14:paraId="2E68519C" w14:textId="77777777" w:rsidR="002840E6" w:rsidRPr="002840E6" w:rsidRDefault="002840E6" w:rsidP="002840E6">
      <w:pPr>
        <w:rPr>
          <w:lang w:eastAsia="hu-HU"/>
        </w:rPr>
      </w:pPr>
      <w:r w:rsidRPr="002840E6">
        <w:rPr>
          <w:lang w:eastAsia="hu-HU"/>
        </w:rPr>
        <w:t xml:space="preserve">SendEmailComponent (Többfunkciós űrlap): A kódduplikáció elkerülése érdekében egyetlen </w:t>
      </w:r>
      <w:proofErr w:type="gramStart"/>
      <w:r w:rsidRPr="002840E6">
        <w:rPr>
          <w:lang w:eastAsia="hu-HU"/>
        </w:rPr>
        <w:t>komponenst</w:t>
      </w:r>
      <w:proofErr w:type="gramEnd"/>
      <w:r w:rsidRPr="002840E6">
        <w:rPr>
          <w:lang w:eastAsia="hu-HU"/>
        </w:rPr>
        <w:t xml:space="preserve"> készítettem az "Elfelejtett jelszó" és az "E-mail megerősítés újraküldése" funkciókhoz. A </w:t>
      </w:r>
      <w:proofErr w:type="gramStart"/>
      <w:r w:rsidRPr="002840E6">
        <w:rPr>
          <w:lang w:eastAsia="hu-HU"/>
        </w:rPr>
        <w:t>komponens</w:t>
      </w:r>
      <w:proofErr w:type="gramEnd"/>
      <w:r w:rsidRPr="002840E6">
        <w:rPr>
          <w:lang w:eastAsia="hu-HU"/>
        </w:rPr>
        <w:t xml:space="preserve"> az URL paraméter (mode) alapján dönti el, melyik üzemmódban működjön.</w:t>
      </w:r>
    </w:p>
    <w:p w14:paraId="730F9CB8" w14:textId="05894533" w:rsidR="002840E6" w:rsidRDefault="002840E6" w:rsidP="002840E6">
      <w:pPr>
        <w:rPr>
          <w:lang w:eastAsia="hu-HU"/>
        </w:rPr>
      </w:pPr>
      <w:r w:rsidRPr="002840E6">
        <w:rPr>
          <w:lang w:eastAsia="hu-HU"/>
        </w:rPr>
        <w:t xml:space="preserve">ResetPasswordComponent: Ez a felület fogadja a felhasználót, amikor az e-mailben kapott jelszó-helyreállító </w:t>
      </w:r>
      <w:proofErr w:type="gramStart"/>
      <w:r w:rsidRPr="002840E6">
        <w:rPr>
          <w:lang w:eastAsia="hu-HU"/>
        </w:rPr>
        <w:t>linkre</w:t>
      </w:r>
      <w:proofErr w:type="gramEnd"/>
      <w:r w:rsidRPr="002840E6">
        <w:rPr>
          <w:lang w:eastAsia="hu-HU"/>
        </w:rPr>
        <w:t xml:space="preserve"> kattint. A rendszer </w:t>
      </w:r>
      <w:proofErr w:type="gramStart"/>
      <w:r w:rsidRPr="002840E6">
        <w:rPr>
          <w:lang w:eastAsia="hu-HU"/>
        </w:rPr>
        <w:t>automatikusan</w:t>
      </w:r>
      <w:proofErr w:type="gramEnd"/>
      <w:r w:rsidRPr="002840E6">
        <w:rPr>
          <w:lang w:eastAsia="hu-HU"/>
        </w:rPr>
        <w:t xml:space="preserve"> beilleszti a tokent és az e-mail címet az űrlapba (az e-mail mezőt letiltva disabled: true), így a felhasználónak csak az új jelszót kell megadnia a resetPasswordForm-ban.</w:t>
      </w:r>
    </w:p>
    <w:p w14:paraId="0197BBAE" w14:textId="050361B8" w:rsidR="00E02D46" w:rsidRPr="000458E9" w:rsidRDefault="00E02D46" w:rsidP="000458E9">
      <w:pPr>
        <w:pStyle w:val="Cmsor3"/>
      </w:pPr>
      <w:r w:rsidRPr="000458E9">
        <w:t>4.3.</w:t>
      </w:r>
      <w:r w:rsidR="000458E9" w:rsidRPr="000458E9">
        <w:t>5</w:t>
      </w:r>
      <w:r w:rsidRPr="000458E9">
        <w:t xml:space="preserve">  Adatkezelés és Törzsadatok (</w:t>
      </w:r>
      <w:r w:rsidR="000458E9">
        <w:t>CRUD</w:t>
      </w:r>
      <w:r w:rsidRPr="000458E9">
        <w:t>)</w:t>
      </w:r>
    </w:p>
    <w:p w14:paraId="1D79657B" w14:textId="77777777" w:rsidR="000458E9" w:rsidRDefault="000458E9" w:rsidP="000458E9">
      <w:pPr>
        <w:rPr>
          <w:lang w:eastAsia="hu-HU"/>
        </w:rPr>
      </w:pPr>
      <w:r>
        <w:t xml:space="preserve">A naplózási </w:t>
      </w:r>
      <w:proofErr w:type="gramStart"/>
      <w:r>
        <w:t>funkció</w:t>
      </w:r>
      <w:proofErr w:type="gramEnd"/>
      <w:r>
        <w:t xml:space="preserve"> működéséhez elengedhetetlenek a törzsadatok. Implementáltam a </w:t>
      </w:r>
      <w:r>
        <w:rPr>
          <w:rStyle w:val="HTML-kd"/>
        </w:rPr>
        <w:t>Food</w:t>
      </w:r>
      <w:r>
        <w:t xml:space="preserve"> (Ételek) és </w:t>
      </w:r>
      <w:r>
        <w:rPr>
          <w:rStyle w:val="HTML-kd"/>
        </w:rPr>
        <w:t>ActivityCatalog</w:t>
      </w:r>
      <w:r>
        <w:t xml:space="preserve"> (Tevékenységek) entitások teljes körű kezelését (Létrehozás, Listázás, Szerkesztés, Törlés). Mivel ezek összetett felületek, nem modális ablakokat, hanem dedikált oldalakat használtam a </w:t>
      </w:r>
      <w:r>
        <w:rPr>
          <w:rStyle w:val="HTML-kd"/>
        </w:rPr>
        <w:t>src/app/pages</w:t>
      </w:r>
      <w:r>
        <w:t xml:space="preserve"> könyvtárban.</w:t>
      </w:r>
    </w:p>
    <w:p w14:paraId="5536DBDA" w14:textId="77777777" w:rsidR="000458E9" w:rsidRDefault="000458E9" w:rsidP="002C2294">
      <w:r>
        <w:rPr>
          <w:b/>
          <w:bCs/>
        </w:rPr>
        <w:t>Listázás és Törlés:</w:t>
      </w:r>
      <w:r>
        <w:t xml:space="preserve"> A </w:t>
      </w:r>
      <w:r>
        <w:rPr>
          <w:rStyle w:val="HTML-kd"/>
        </w:rPr>
        <w:t>FoodComponent</w:t>
      </w:r>
      <w:r>
        <w:t xml:space="preserve"> és az </w:t>
      </w:r>
      <w:r>
        <w:rPr>
          <w:rStyle w:val="HTML-kd"/>
        </w:rPr>
        <w:t>ActivityCatalogComponent</w:t>
      </w:r>
      <w:r>
        <w:t xml:space="preserve"> felelős az adatok megjelenítéséért. A </w:t>
      </w:r>
      <w:r>
        <w:rPr>
          <w:rStyle w:val="HTML-kd"/>
        </w:rPr>
        <w:t>loadFoods()</w:t>
      </w:r>
      <w:r>
        <w:t xml:space="preserve"> és </w:t>
      </w:r>
      <w:r>
        <w:rPr>
          <w:rStyle w:val="HTML-kd"/>
        </w:rPr>
        <w:t>loadActivities()</w:t>
      </w:r>
      <w:r>
        <w:t xml:space="preserve"> </w:t>
      </w:r>
      <w:proofErr w:type="gramStart"/>
      <w:r>
        <w:t>metódusok</w:t>
      </w:r>
      <w:proofErr w:type="gramEnd"/>
      <w:r>
        <w:t xml:space="preserve"> az inicializáláskor (</w:t>
      </w:r>
      <w:r>
        <w:rPr>
          <w:rStyle w:val="HTML-kd"/>
        </w:rPr>
        <w:t>ngOnInit</w:t>
      </w:r>
      <w:r>
        <w:t>) töltik be az adatokat. A törlési logika (</w:t>
      </w:r>
      <w:r>
        <w:rPr>
          <w:rStyle w:val="HTML-kd"/>
        </w:rPr>
        <w:t>onDelete</w:t>
      </w:r>
      <w:r>
        <w:t>) biztonsági okokból egy megerősítő ablakot (</w:t>
      </w:r>
      <w:r>
        <w:rPr>
          <w:rStyle w:val="HTML-kd"/>
        </w:rPr>
        <w:t>confirm</w:t>
      </w:r>
      <w:r>
        <w:t xml:space="preserve">) dob fel. Jóváhagyás esetén a komponens meghívja a törlő végpontot, majd siker </w:t>
      </w:r>
      <w:proofErr w:type="gramStart"/>
      <w:r>
        <w:t>esetén</w:t>
      </w:r>
      <w:proofErr w:type="gramEnd"/>
      <w:r>
        <w:t xml:space="preserve"> kliens oldalon, a </w:t>
      </w:r>
      <w:r>
        <w:rPr>
          <w:rStyle w:val="HTML-kd"/>
        </w:rPr>
        <w:t>filter</w:t>
      </w:r>
      <w:r>
        <w:t xml:space="preserve"> metódussal távolítja el az elemet a listából, így nem szükséges újratölteni az egész táblázatot a szerverről.</w:t>
      </w:r>
    </w:p>
    <w:p w14:paraId="349D1A11" w14:textId="77777777" w:rsidR="000458E9" w:rsidRDefault="000458E9" w:rsidP="000458E9">
      <w:r>
        <w:rPr>
          <w:b/>
          <w:bCs/>
        </w:rPr>
        <w:lastRenderedPageBreak/>
        <w:t>Létrehozás és Szerkesztés (Kettős célú űrlapok):</w:t>
      </w:r>
      <w:r>
        <w:t xml:space="preserve"> A kódduplikáció elkerülése érdekében ugyanazt a </w:t>
      </w:r>
      <w:proofErr w:type="gramStart"/>
      <w:r>
        <w:t>komponenst</w:t>
      </w:r>
      <w:proofErr w:type="gramEnd"/>
      <w:r>
        <w:t xml:space="preserve"> (</w:t>
      </w:r>
      <w:r>
        <w:rPr>
          <w:rStyle w:val="HTML-kd"/>
        </w:rPr>
        <w:t>CreateFoodComponent</w:t>
      </w:r>
      <w:r>
        <w:t xml:space="preserve">, </w:t>
      </w:r>
      <w:r>
        <w:rPr>
          <w:rStyle w:val="HTML-kd"/>
        </w:rPr>
        <w:t>CreateActivityCatalogComponent</w:t>
      </w:r>
      <w:r>
        <w:t>) használom létrehozásra és szerkesztésre is.</w:t>
      </w:r>
    </w:p>
    <w:p w14:paraId="09FDD47F" w14:textId="77777777" w:rsidR="000458E9" w:rsidRDefault="000458E9" w:rsidP="00756380">
      <w:pPr>
        <w:pStyle w:val="Listaszerbekezds"/>
        <w:numPr>
          <w:ilvl w:val="0"/>
          <w:numId w:val="44"/>
        </w:numPr>
      </w:pPr>
      <w:r w:rsidRPr="002C2294">
        <w:rPr>
          <w:b/>
          <w:bCs/>
        </w:rPr>
        <w:t>Állapotfelismerés:</w:t>
      </w:r>
      <w:r>
        <w:t xml:space="preserve"> </w:t>
      </w:r>
      <w:proofErr w:type="gramStart"/>
      <w:r>
        <w:t>Az</w:t>
      </w:r>
      <w:proofErr w:type="gramEnd"/>
      <w:r>
        <w:t xml:space="preserve"> </w:t>
      </w:r>
      <w:r>
        <w:rPr>
          <w:rStyle w:val="HTML-kd"/>
        </w:rPr>
        <w:t>ngOnInit</w:t>
      </w:r>
      <w:r>
        <w:t>-ben vizsgálom az útvonal paramétereit (</w:t>
      </w:r>
      <w:r>
        <w:rPr>
          <w:rStyle w:val="HTML-kd"/>
        </w:rPr>
        <w:t>route.paramMap</w:t>
      </w:r>
      <w:r>
        <w:t xml:space="preserve">). Ha van </w:t>
      </w:r>
      <w:r>
        <w:rPr>
          <w:rStyle w:val="HTML-kd"/>
        </w:rPr>
        <w:t>id</w:t>
      </w:r>
      <w:r>
        <w:t xml:space="preserve">, a </w:t>
      </w:r>
      <w:proofErr w:type="gramStart"/>
      <w:r>
        <w:t>komponens</w:t>
      </w:r>
      <w:proofErr w:type="gramEnd"/>
      <w:r>
        <w:t xml:space="preserve"> </w:t>
      </w:r>
      <w:r w:rsidRPr="002C2294">
        <w:rPr>
          <w:b/>
          <w:bCs/>
        </w:rPr>
        <w:t>Szerkesztés</w:t>
      </w:r>
      <w:r>
        <w:t xml:space="preserve"> módba vált (</w:t>
      </w:r>
      <w:r>
        <w:rPr>
          <w:rStyle w:val="HTML-kd"/>
        </w:rPr>
        <w:t>editing = true</w:t>
      </w:r>
      <w:r>
        <w:t>) és betölti az adatokat.</w:t>
      </w:r>
    </w:p>
    <w:p w14:paraId="69CDC933" w14:textId="77777777" w:rsidR="000458E9" w:rsidRDefault="000458E9" w:rsidP="00756380">
      <w:pPr>
        <w:pStyle w:val="Listaszerbekezds"/>
        <w:numPr>
          <w:ilvl w:val="0"/>
          <w:numId w:val="44"/>
        </w:numPr>
      </w:pPr>
      <w:r w:rsidRPr="002C2294">
        <w:rPr>
          <w:b/>
          <w:bCs/>
        </w:rPr>
        <w:t>Adattisztítás:</w:t>
      </w:r>
      <w:r>
        <w:t xml:space="preserve"> A mentés előtt egy </w:t>
      </w:r>
      <w:r>
        <w:rPr>
          <w:rStyle w:val="HTML-kd"/>
        </w:rPr>
        <w:t>beforeSendClean</w:t>
      </w:r>
      <w:r>
        <w:t xml:space="preserve"> segédfüggvényt futtatok le, amely eltávolítja az üres vagy </w:t>
      </w:r>
      <w:proofErr w:type="gramStart"/>
      <w:r>
        <w:rPr>
          <w:rStyle w:val="HTML-kd"/>
        </w:rPr>
        <w:t>null</w:t>
      </w:r>
      <w:r>
        <w:t xml:space="preserve"> értékű</w:t>
      </w:r>
      <w:proofErr w:type="gramEnd"/>
      <w:r>
        <w:t xml:space="preserve"> mezőket a DTO-ból, biztosítva, hogy csak valid adat kerüljön a szerverre.</w:t>
      </w:r>
    </w:p>
    <w:p w14:paraId="16ACAB28" w14:textId="77777777" w:rsidR="000458E9" w:rsidRDefault="000458E9" w:rsidP="00756380">
      <w:pPr>
        <w:pStyle w:val="Listaszerbekezds"/>
        <w:numPr>
          <w:ilvl w:val="0"/>
          <w:numId w:val="44"/>
        </w:numPr>
      </w:pPr>
      <w:r w:rsidRPr="002C2294">
        <w:rPr>
          <w:b/>
          <w:bCs/>
        </w:rPr>
        <w:t>Mentés:</w:t>
      </w:r>
      <w:r>
        <w:t xml:space="preserve"> A </w:t>
      </w:r>
      <w:r>
        <w:rPr>
          <w:rStyle w:val="HTML-kd"/>
        </w:rPr>
        <w:t>createOrUpdate</w:t>
      </w:r>
      <w:r>
        <w:t xml:space="preserve"> </w:t>
      </w:r>
      <w:proofErr w:type="gramStart"/>
      <w:r>
        <w:t>metódus</w:t>
      </w:r>
      <w:proofErr w:type="gramEnd"/>
      <w:r>
        <w:t xml:space="preserve"> dönti el az állapot alapján, hogy a </w:t>
      </w:r>
      <w:r>
        <w:rPr>
          <w:rStyle w:val="HTML-kd"/>
        </w:rPr>
        <w:t>create</w:t>
      </w:r>
      <w:r>
        <w:t xml:space="preserve"> (POST) vagy az </w:t>
      </w:r>
      <w:r>
        <w:rPr>
          <w:rStyle w:val="HTML-kd"/>
        </w:rPr>
        <w:t>update</w:t>
      </w:r>
      <w:r>
        <w:t xml:space="preserve"> (PUT) szolgáltatást hívja-e meg.</w:t>
      </w:r>
    </w:p>
    <w:p w14:paraId="71AC1982" w14:textId="7632FC5B" w:rsidR="000458E9" w:rsidRPr="000458E9" w:rsidRDefault="000458E9" w:rsidP="002C2294">
      <w:pPr>
        <w:pStyle w:val="Cmsor4"/>
        <w:rPr>
          <w:lang w:eastAsia="hu-HU"/>
        </w:rPr>
      </w:pPr>
      <w:r w:rsidRPr="000458E9">
        <w:rPr>
          <w:lang w:eastAsia="hu-HU"/>
        </w:rPr>
        <w:t xml:space="preserve"> Listázás és UI szintű jogosultságkezelés</w:t>
      </w:r>
    </w:p>
    <w:p w14:paraId="725B73CE" w14:textId="77777777" w:rsidR="000458E9" w:rsidRPr="000458E9" w:rsidRDefault="000458E9" w:rsidP="000458E9">
      <w:pPr>
        <w:rPr>
          <w:lang w:eastAsia="hu-HU"/>
        </w:rPr>
      </w:pPr>
      <w:r w:rsidRPr="000458E9">
        <w:rPr>
          <w:lang w:eastAsia="hu-HU"/>
        </w:rPr>
        <w:t>A FoodComponent és az ActivityCatalogComponent felelős az adatok táblázatos vagy kártyás megjelenítéséért.</w:t>
      </w:r>
    </w:p>
    <w:p w14:paraId="39768F1C" w14:textId="77777777" w:rsidR="000458E9" w:rsidRPr="000458E9" w:rsidRDefault="000458E9" w:rsidP="000458E9">
      <w:pPr>
        <w:rPr>
          <w:lang w:eastAsia="hu-HU"/>
        </w:rPr>
      </w:pPr>
      <w:r w:rsidRPr="000458E9">
        <w:rPr>
          <w:lang w:eastAsia="hu-HU"/>
        </w:rPr>
        <w:t xml:space="preserve">Mivel a rendszer </w:t>
      </w:r>
      <w:proofErr w:type="gramStart"/>
      <w:r w:rsidRPr="000458E9">
        <w:rPr>
          <w:lang w:eastAsia="hu-HU"/>
        </w:rPr>
        <w:t>specifikációja</w:t>
      </w:r>
      <w:proofErr w:type="gramEnd"/>
      <w:r w:rsidRPr="000458E9">
        <w:rPr>
          <w:lang w:eastAsia="hu-HU"/>
        </w:rPr>
        <w:t xml:space="preserve"> szerint a vendég felhasználók is megtekinthetik az adatokat, de módosítani csak a regisztrált tagok tudják, egy nézet-szintű védelmet implementáltam a HTML sablonokban. Az Angular *ngIf </w:t>
      </w:r>
      <w:proofErr w:type="gramStart"/>
      <w:r w:rsidRPr="000458E9">
        <w:rPr>
          <w:lang w:eastAsia="hu-HU"/>
        </w:rPr>
        <w:t>strukturális</w:t>
      </w:r>
      <w:proofErr w:type="gramEnd"/>
      <w:r w:rsidRPr="000458E9">
        <w:rPr>
          <w:lang w:eastAsia="hu-HU"/>
        </w:rPr>
        <w:t xml:space="preserve"> direktívájával és az AsyncPipe segítségével közvetlenül feliratkoztam az AccountService.user$ observable-re.</w:t>
      </w:r>
    </w:p>
    <w:p w14:paraId="145D06F5" w14:textId="77777777" w:rsidR="000458E9" w:rsidRPr="000458E9" w:rsidRDefault="000458E9" w:rsidP="000458E9">
      <w:pPr>
        <w:rPr>
          <w:lang w:eastAsia="hu-HU"/>
        </w:rPr>
      </w:pPr>
      <w:r w:rsidRPr="000458E9">
        <w:rPr>
          <w:lang w:eastAsia="hu-HU"/>
        </w:rPr>
        <w:t>HTML</w:t>
      </w:r>
    </w:p>
    <w:p w14:paraId="4FE09A0D" w14:textId="77777777" w:rsidR="000458E9" w:rsidRPr="000458E9" w:rsidRDefault="000458E9" w:rsidP="000458E9">
      <w:pPr>
        <w:rPr>
          <w:lang w:eastAsia="hu-HU"/>
        </w:rPr>
      </w:pPr>
      <w:r w:rsidRPr="000458E9">
        <w:rPr>
          <w:lang w:eastAsia="hu-HU"/>
        </w:rPr>
        <w:t>&lt;div *ngIf="(_accountService.user$ | async) as user"&gt;</w:t>
      </w:r>
    </w:p>
    <w:p w14:paraId="7682D5A3" w14:textId="77777777" w:rsidR="000458E9" w:rsidRPr="000458E9" w:rsidRDefault="000458E9" w:rsidP="000458E9">
      <w:pPr>
        <w:rPr>
          <w:lang w:eastAsia="hu-HU"/>
        </w:rPr>
      </w:pPr>
      <w:r w:rsidRPr="000458E9">
        <w:rPr>
          <w:lang w:eastAsia="hu-HU"/>
        </w:rPr>
        <w:t xml:space="preserve">  &lt;button class="btn btn-sm btn-primary" (click)="</w:t>
      </w:r>
      <w:proofErr w:type="gramStart"/>
      <w:r w:rsidRPr="000458E9">
        <w:rPr>
          <w:lang w:eastAsia="hu-HU"/>
        </w:rPr>
        <w:t>onEdit(</w:t>
      </w:r>
      <w:proofErr w:type="gramEnd"/>
      <w:r w:rsidRPr="000458E9">
        <w:rPr>
          <w:lang w:eastAsia="hu-HU"/>
        </w:rPr>
        <w:t>food)"&gt;Edit&lt;/button&gt;</w:t>
      </w:r>
    </w:p>
    <w:p w14:paraId="144AC428" w14:textId="77777777" w:rsidR="000458E9" w:rsidRPr="000458E9" w:rsidRDefault="000458E9" w:rsidP="000458E9">
      <w:pPr>
        <w:rPr>
          <w:lang w:eastAsia="hu-HU"/>
        </w:rPr>
      </w:pPr>
      <w:r w:rsidRPr="000458E9">
        <w:rPr>
          <w:lang w:eastAsia="hu-HU"/>
        </w:rPr>
        <w:t xml:space="preserve">  &lt;button class="btn btn-sm btn-danger" (click)="</w:t>
      </w:r>
      <w:proofErr w:type="gramStart"/>
      <w:r w:rsidRPr="000458E9">
        <w:rPr>
          <w:lang w:eastAsia="hu-HU"/>
        </w:rPr>
        <w:t>onDelete(</w:t>
      </w:r>
      <w:proofErr w:type="gramEnd"/>
      <w:r w:rsidRPr="000458E9">
        <w:rPr>
          <w:lang w:eastAsia="hu-HU"/>
        </w:rPr>
        <w:t>food)"&gt;Delete&lt;/button&gt;</w:t>
      </w:r>
    </w:p>
    <w:p w14:paraId="1353E26A" w14:textId="77777777" w:rsidR="000458E9" w:rsidRPr="000458E9" w:rsidRDefault="000458E9" w:rsidP="000458E9">
      <w:pPr>
        <w:rPr>
          <w:lang w:eastAsia="hu-HU"/>
        </w:rPr>
      </w:pPr>
      <w:r w:rsidRPr="000458E9">
        <w:rPr>
          <w:lang w:eastAsia="hu-HU"/>
        </w:rPr>
        <w:t>&lt;/div&gt;</w:t>
      </w:r>
    </w:p>
    <w:p w14:paraId="1421B29C" w14:textId="77777777" w:rsidR="000458E9" w:rsidRPr="000458E9" w:rsidRDefault="000458E9" w:rsidP="000458E9">
      <w:pPr>
        <w:rPr>
          <w:lang w:eastAsia="hu-HU"/>
        </w:rPr>
      </w:pPr>
      <w:r w:rsidRPr="000458E9">
        <w:rPr>
          <w:lang w:eastAsia="hu-HU"/>
        </w:rPr>
        <w:t>Ez a megoldás biztosítja, hogy a szerkesztő és törlő gombok fizikailag le sem renderelődnek a DOM-ban, ha a felhasználó nincs bejelentkezve, így a felület letisztult marad a vendégek számára is.</w:t>
      </w:r>
    </w:p>
    <w:p w14:paraId="6BCDC3B1" w14:textId="77777777" w:rsidR="000458E9" w:rsidRPr="000458E9" w:rsidRDefault="000458E9" w:rsidP="000458E9">
      <w:pPr>
        <w:rPr>
          <w:lang w:eastAsia="hu-HU"/>
        </w:rPr>
      </w:pPr>
      <w:r w:rsidRPr="000458E9">
        <w:rPr>
          <w:lang w:eastAsia="hu-HU"/>
        </w:rPr>
        <w:lastRenderedPageBreak/>
        <w:t xml:space="preserve">Törlési logika (onDelete): A törlés kritikus művelet, ezért a delete </w:t>
      </w:r>
      <w:proofErr w:type="gramStart"/>
      <w:r w:rsidRPr="000458E9">
        <w:rPr>
          <w:lang w:eastAsia="hu-HU"/>
        </w:rPr>
        <w:t>metódus</w:t>
      </w:r>
      <w:proofErr w:type="gramEnd"/>
      <w:r w:rsidRPr="000458E9">
        <w:rPr>
          <w:lang w:eastAsia="hu-HU"/>
        </w:rPr>
        <w:t xml:space="preserve"> meghívása előtt egy natív megerősítő ablakot (confirm) jelenítek meg. Ha a felhasználó jóváhagyja a műveletet, a </w:t>
      </w:r>
      <w:proofErr w:type="gramStart"/>
      <w:r w:rsidRPr="000458E9">
        <w:rPr>
          <w:lang w:eastAsia="hu-HU"/>
        </w:rPr>
        <w:t>komponens</w:t>
      </w:r>
      <w:proofErr w:type="gramEnd"/>
      <w:r w:rsidRPr="000458E9">
        <w:rPr>
          <w:lang w:eastAsia="hu-HU"/>
        </w:rPr>
        <w:t xml:space="preserve"> feliratkozik a FoodClient.deleteFood observable-re. Sikeres válasz esetén nem töltöm újra a teljes listát a szerverről, hanem </w:t>
      </w:r>
      <w:proofErr w:type="gramStart"/>
      <w:r w:rsidRPr="000458E9">
        <w:rPr>
          <w:lang w:eastAsia="hu-HU"/>
        </w:rPr>
        <w:t>kliens</w:t>
      </w:r>
      <w:proofErr w:type="gramEnd"/>
      <w:r w:rsidRPr="000458E9">
        <w:rPr>
          <w:lang w:eastAsia="hu-HU"/>
        </w:rPr>
        <w:t xml:space="preserve"> oldalon, a filter metódussal távolítom el a törölt elemet a foods tömbből, ezzel csökkentve a hálózati forgalmat és javítva a válaszidőt.</w:t>
      </w:r>
    </w:p>
    <w:p w14:paraId="4FD93FE8" w14:textId="1DB0EF98" w:rsidR="000458E9" w:rsidRPr="000458E9" w:rsidRDefault="000458E9" w:rsidP="002C2294">
      <w:pPr>
        <w:pStyle w:val="Cmsor4"/>
        <w:rPr>
          <w:lang w:eastAsia="hu-HU"/>
        </w:rPr>
      </w:pPr>
      <w:r w:rsidRPr="000458E9">
        <w:rPr>
          <w:lang w:eastAsia="hu-HU"/>
        </w:rPr>
        <w:t xml:space="preserve"> Létrehozás és Szerkesztés egy </w:t>
      </w:r>
      <w:proofErr w:type="gramStart"/>
      <w:r w:rsidRPr="000458E9">
        <w:rPr>
          <w:lang w:eastAsia="hu-HU"/>
        </w:rPr>
        <w:t>komponensben</w:t>
      </w:r>
      <w:proofErr w:type="gramEnd"/>
    </w:p>
    <w:p w14:paraId="5C75829E" w14:textId="2ED12CE8" w:rsidR="000458E9" w:rsidRPr="000458E9" w:rsidRDefault="000458E9" w:rsidP="002C2294">
      <w:pPr>
        <w:rPr>
          <w:lang w:eastAsia="hu-HU"/>
        </w:rPr>
      </w:pPr>
      <w:r w:rsidRPr="000458E9">
        <w:rPr>
          <w:lang w:eastAsia="hu-HU"/>
        </w:rPr>
        <w:t>A</w:t>
      </w:r>
      <w:r w:rsidR="002C2294">
        <w:rPr>
          <w:lang w:eastAsia="hu-HU"/>
        </w:rPr>
        <w:t xml:space="preserve"> </w:t>
      </w:r>
      <w:r w:rsidRPr="000458E9">
        <w:rPr>
          <w:lang w:eastAsia="hu-HU"/>
        </w:rPr>
        <w:t xml:space="preserve">karbantartó felületeknél (CreateFoodComponent, CreateActivityCatalogComponent) egy gyakori tervezési mintát alkalmaztam: ugyanaz a </w:t>
      </w:r>
      <w:proofErr w:type="gramStart"/>
      <w:r w:rsidRPr="000458E9">
        <w:rPr>
          <w:lang w:eastAsia="hu-HU"/>
        </w:rPr>
        <w:t>komponens</w:t>
      </w:r>
      <w:proofErr w:type="gramEnd"/>
      <w:r w:rsidRPr="000458E9">
        <w:rPr>
          <w:lang w:eastAsia="hu-HU"/>
        </w:rPr>
        <w:t xml:space="preserve"> szolgálja ki az új elem létrehozását és a meglévő szerkesztését.</w:t>
      </w:r>
    </w:p>
    <w:p w14:paraId="2320D159" w14:textId="77777777" w:rsidR="000458E9" w:rsidRPr="000458E9" w:rsidRDefault="000458E9" w:rsidP="002C2294">
      <w:pPr>
        <w:rPr>
          <w:lang w:eastAsia="hu-HU"/>
        </w:rPr>
      </w:pPr>
      <w:proofErr w:type="gramStart"/>
      <w:r w:rsidRPr="000458E9">
        <w:rPr>
          <w:lang w:eastAsia="hu-HU"/>
        </w:rPr>
        <w:t>Az</w:t>
      </w:r>
      <w:proofErr w:type="gramEnd"/>
      <w:r w:rsidRPr="000458E9">
        <w:rPr>
          <w:lang w:eastAsia="hu-HU"/>
        </w:rPr>
        <w:t xml:space="preserve"> ngOnInit életciklusban az ActivatedRoute segítségével vizsgálom az URL paramétereket:</w:t>
      </w:r>
    </w:p>
    <w:p w14:paraId="3D0C1707" w14:textId="77777777" w:rsidR="000458E9" w:rsidRPr="000458E9" w:rsidRDefault="000458E9" w:rsidP="002C2294">
      <w:pPr>
        <w:rPr>
          <w:lang w:eastAsia="hu-HU"/>
        </w:rPr>
      </w:pPr>
      <w:r w:rsidRPr="000458E9">
        <w:rPr>
          <w:lang w:eastAsia="hu-HU"/>
        </w:rPr>
        <w:t xml:space="preserve">Szerkesztés mód: Ha az útvonal tartalmaz id paramétert (route.snapshot.paramMap.get('id')), a </w:t>
      </w:r>
      <w:proofErr w:type="gramStart"/>
      <w:r w:rsidRPr="000458E9">
        <w:rPr>
          <w:lang w:eastAsia="hu-HU"/>
        </w:rPr>
        <w:t>komponens</w:t>
      </w:r>
      <w:proofErr w:type="gramEnd"/>
      <w:r w:rsidRPr="000458E9">
        <w:rPr>
          <w:lang w:eastAsia="hu-HU"/>
        </w:rPr>
        <w:t xml:space="preserve"> editing állapotba kerül. Ekkor azonnal meghívom a GetById szolgáltatást, és a kapott adatokkal (Object.assign segítségével) feltöltöm az űrlap mezőit.</w:t>
      </w:r>
    </w:p>
    <w:p w14:paraId="13DC3D44" w14:textId="77777777" w:rsidR="000458E9" w:rsidRPr="000458E9" w:rsidRDefault="000458E9" w:rsidP="002C2294">
      <w:pPr>
        <w:rPr>
          <w:lang w:eastAsia="hu-HU"/>
        </w:rPr>
      </w:pPr>
      <w:r w:rsidRPr="000458E9">
        <w:rPr>
          <w:lang w:eastAsia="hu-HU"/>
        </w:rPr>
        <w:t xml:space="preserve">Létrehozás mód: Ha nincs ID, az űrlap üres állapotban </w:t>
      </w:r>
      <w:proofErr w:type="gramStart"/>
      <w:r w:rsidRPr="000458E9">
        <w:rPr>
          <w:lang w:eastAsia="hu-HU"/>
        </w:rPr>
        <w:t>inicializálódik</w:t>
      </w:r>
      <w:proofErr w:type="gramEnd"/>
      <w:r w:rsidRPr="000458E9">
        <w:rPr>
          <w:lang w:eastAsia="hu-HU"/>
        </w:rPr>
        <w:t>.</w:t>
      </w:r>
    </w:p>
    <w:p w14:paraId="03270564" w14:textId="77777777" w:rsidR="000458E9" w:rsidRPr="000458E9" w:rsidRDefault="000458E9" w:rsidP="002C2294">
      <w:pPr>
        <w:rPr>
          <w:lang w:eastAsia="hu-HU"/>
        </w:rPr>
      </w:pPr>
      <w:r w:rsidRPr="000458E9">
        <w:rPr>
          <w:lang w:eastAsia="hu-HU"/>
        </w:rPr>
        <w:t xml:space="preserve">A mentésért felelős createOrUpdate </w:t>
      </w:r>
      <w:proofErr w:type="gramStart"/>
      <w:r w:rsidRPr="000458E9">
        <w:rPr>
          <w:lang w:eastAsia="hu-HU"/>
        </w:rPr>
        <w:t>metódusban</w:t>
      </w:r>
      <w:proofErr w:type="gramEnd"/>
      <w:r w:rsidRPr="000458E9">
        <w:rPr>
          <w:lang w:eastAsia="hu-HU"/>
        </w:rPr>
        <w:t xml:space="preserve"> egy elágazással döntöm el, hogy a create (POST) vagy az update (PUT) végpontot kell-e meghívni. A kód tisztasága érdekében bevezettem egy beforeSendClean segédfüggvényt is, amely eltávolítja az üres vagy </w:t>
      </w:r>
      <w:proofErr w:type="gramStart"/>
      <w:r w:rsidRPr="000458E9">
        <w:rPr>
          <w:lang w:eastAsia="hu-HU"/>
        </w:rPr>
        <w:t>definiálatlan</w:t>
      </w:r>
      <w:proofErr w:type="gramEnd"/>
      <w:r w:rsidRPr="000458E9">
        <w:rPr>
          <w:lang w:eastAsia="hu-HU"/>
        </w:rPr>
        <w:t xml:space="preserve"> mezőket a DTO-ból a küldés előtt, minimalizálva az adatátvitelt.</w:t>
      </w:r>
    </w:p>
    <w:p w14:paraId="7BDB32B2" w14:textId="65C1B74D" w:rsidR="00E02D46" w:rsidRPr="000458E9" w:rsidRDefault="00E02D46" w:rsidP="000458E9">
      <w:pPr>
        <w:pStyle w:val="Cmsor3"/>
      </w:pPr>
      <w:r w:rsidRPr="000458E9">
        <w:t xml:space="preserve"> 4.3.</w:t>
      </w:r>
      <w:r w:rsidR="000458E9">
        <w:t>6</w:t>
      </w:r>
      <w:r w:rsidRPr="000458E9">
        <w:t xml:space="preserve"> </w:t>
      </w:r>
      <w:proofErr w:type="gramStart"/>
      <w:r w:rsidRPr="000458E9">
        <w:t>Komplex</w:t>
      </w:r>
      <w:proofErr w:type="gramEnd"/>
      <w:r w:rsidRPr="000458E9">
        <w:t xml:space="preserve"> űrlapkezelés: Receptkészítő</w:t>
      </w:r>
    </w:p>
    <w:p w14:paraId="0FAB554A" w14:textId="77777777" w:rsidR="002C2294" w:rsidRDefault="002C2294" w:rsidP="002C2294">
      <w:pPr>
        <w:rPr>
          <w:lang w:eastAsia="hu-HU"/>
        </w:rPr>
      </w:pPr>
      <w:r>
        <w:rPr>
          <w:lang w:eastAsia="hu-HU"/>
        </w:rPr>
        <w:t>Az alkalmazás legösszetettebb űrlapja a CreateRecipesComponent, amely lehetővé teszi, hogy a felhasználó meglévő alapanyagokból állítson össze új ételeket. Itt egy dinamikus, fő-részlet (Master-Detail) kapcsolatot kellett megvalósítanom a memóriában: a recept létrehozása előtt a felhasználó dinamikusan adhat hozzá, módosíthat és törölhet hozzávalókat.</w:t>
      </w:r>
    </w:p>
    <w:p w14:paraId="3AF3A9DC" w14:textId="20B8D42F" w:rsidR="002C2294" w:rsidRDefault="002C2294" w:rsidP="002C2294">
      <w:pPr>
        <w:pStyle w:val="Cmsor4"/>
        <w:rPr>
          <w:lang w:eastAsia="hu-HU"/>
        </w:rPr>
      </w:pPr>
      <w:r>
        <w:rPr>
          <w:lang w:eastAsia="hu-HU"/>
        </w:rPr>
        <w:lastRenderedPageBreak/>
        <w:t>Hozzávalók dinamikus kezelése</w:t>
      </w:r>
    </w:p>
    <w:p w14:paraId="30C83CAE" w14:textId="77777777" w:rsidR="002C2294" w:rsidRDefault="002C2294" w:rsidP="002C2294">
      <w:pPr>
        <w:rPr>
          <w:lang w:eastAsia="hu-HU"/>
        </w:rPr>
      </w:pPr>
      <w:r>
        <w:rPr>
          <w:lang w:eastAsia="hu-HU"/>
        </w:rPr>
        <w:t xml:space="preserve">A recept összetevőit nem közvetlenül az űrlap vezérlőiben, hanem egy </w:t>
      </w:r>
      <w:proofErr w:type="gramStart"/>
      <w:r>
        <w:rPr>
          <w:lang w:eastAsia="hu-HU"/>
        </w:rPr>
        <w:t>lokális</w:t>
      </w:r>
      <w:proofErr w:type="gramEnd"/>
      <w:r>
        <w:rPr>
          <w:lang w:eastAsia="hu-HU"/>
        </w:rPr>
        <w:t xml:space="preserve"> tömbben, ingredients néven tárolom (RecipeFoodItemDto[]). A felhasználói </w:t>
      </w:r>
      <w:proofErr w:type="gramStart"/>
      <w:r>
        <w:rPr>
          <w:lang w:eastAsia="hu-HU"/>
        </w:rPr>
        <w:t>interakciót</w:t>
      </w:r>
      <w:proofErr w:type="gramEnd"/>
      <w:r>
        <w:rPr>
          <w:lang w:eastAsia="hu-HU"/>
        </w:rPr>
        <w:t xml:space="preserve"> a következő logikai lépésekre bontottam:</w:t>
      </w:r>
    </w:p>
    <w:p w14:paraId="0CCCBE4C" w14:textId="77777777" w:rsidR="002C2294" w:rsidRDefault="002C2294" w:rsidP="002C2294">
      <w:pPr>
        <w:rPr>
          <w:lang w:eastAsia="hu-HU"/>
        </w:rPr>
      </w:pPr>
      <w:r>
        <w:rPr>
          <w:lang w:eastAsia="hu-HU"/>
        </w:rPr>
        <w:t xml:space="preserve">Kiválasztás: A </w:t>
      </w:r>
      <w:proofErr w:type="gramStart"/>
      <w:r>
        <w:rPr>
          <w:lang w:eastAsia="hu-HU"/>
        </w:rPr>
        <w:t>komponens</w:t>
      </w:r>
      <w:proofErr w:type="gramEnd"/>
      <w:r>
        <w:rPr>
          <w:lang w:eastAsia="hu-HU"/>
        </w:rPr>
        <w:t xml:space="preserve"> betöltésekor (ngOnInit) a loadFoods() metódus feltölti a foodOptions listát. A felhasználó ebből a legördülő menüből választ alapanyagot, és megadja a mennyiséget grammban. A listában való tájékozódást a </w:t>
      </w:r>
      <w:proofErr w:type="gramStart"/>
      <w:r>
        <w:rPr>
          <w:lang w:eastAsia="hu-HU"/>
        </w:rPr>
        <w:t>getFoodTitleById(</w:t>
      </w:r>
      <w:proofErr w:type="gramEnd"/>
      <w:r>
        <w:rPr>
          <w:lang w:eastAsia="hu-HU"/>
        </w:rPr>
        <w:t>id) segédfüggvény támogatja, amely az ID alapján megjeleníti az étel nevét.</w:t>
      </w:r>
    </w:p>
    <w:p w14:paraId="25AD3058" w14:textId="77777777" w:rsidR="002C2294" w:rsidRDefault="002C2294" w:rsidP="002C2294">
      <w:pPr>
        <w:rPr>
          <w:lang w:eastAsia="hu-HU"/>
        </w:rPr>
      </w:pPr>
      <w:r>
        <w:rPr>
          <w:lang w:eastAsia="hu-HU"/>
        </w:rPr>
        <w:t>Hozzáadás/Frissítés (addOrUpdateIngredient): A gombnyomásra a rendszer ellenőrzi, hogy szerkesztésről vagy új hozzáadásról van-e szó.</w:t>
      </w:r>
    </w:p>
    <w:p w14:paraId="0024656E" w14:textId="77777777" w:rsidR="002C2294" w:rsidRDefault="002C2294" w:rsidP="00756380">
      <w:pPr>
        <w:pStyle w:val="Listaszerbekezds"/>
        <w:numPr>
          <w:ilvl w:val="0"/>
          <w:numId w:val="45"/>
        </w:numPr>
        <w:rPr>
          <w:lang w:eastAsia="hu-HU"/>
        </w:rPr>
      </w:pPr>
      <w:r>
        <w:rPr>
          <w:lang w:eastAsia="hu-HU"/>
        </w:rPr>
        <w:t xml:space="preserve">Új elem esetén a push() </w:t>
      </w:r>
      <w:proofErr w:type="gramStart"/>
      <w:r>
        <w:rPr>
          <w:lang w:eastAsia="hu-HU"/>
        </w:rPr>
        <w:t>metódussal</w:t>
      </w:r>
      <w:proofErr w:type="gramEnd"/>
      <w:r>
        <w:rPr>
          <w:lang w:eastAsia="hu-HU"/>
        </w:rPr>
        <w:t xml:space="preserve"> adom a tömbhöz.</w:t>
      </w:r>
    </w:p>
    <w:p w14:paraId="0F53EF0D" w14:textId="77777777" w:rsidR="002C2294" w:rsidRDefault="002C2294" w:rsidP="00756380">
      <w:pPr>
        <w:pStyle w:val="Listaszerbekezds"/>
        <w:numPr>
          <w:ilvl w:val="0"/>
          <w:numId w:val="45"/>
        </w:numPr>
        <w:rPr>
          <w:lang w:eastAsia="hu-HU"/>
        </w:rPr>
      </w:pPr>
      <w:r>
        <w:rPr>
          <w:lang w:eastAsia="hu-HU"/>
        </w:rPr>
        <w:t xml:space="preserve">Meglévő elem szerkesztésekor (editingIngredientIndex nem </w:t>
      </w:r>
      <w:proofErr w:type="gramStart"/>
      <w:r>
        <w:rPr>
          <w:lang w:eastAsia="hu-HU"/>
        </w:rPr>
        <w:t>null</w:t>
      </w:r>
      <w:proofErr w:type="gramEnd"/>
      <w:r>
        <w:rPr>
          <w:lang w:eastAsia="hu-HU"/>
        </w:rPr>
        <w:t>) közvetlenül a tömb adott indexű elemét frissítem.</w:t>
      </w:r>
    </w:p>
    <w:p w14:paraId="22068125" w14:textId="77777777" w:rsidR="002C2294" w:rsidRDefault="002C2294" w:rsidP="002C2294">
      <w:pPr>
        <w:rPr>
          <w:lang w:eastAsia="hu-HU"/>
        </w:rPr>
      </w:pPr>
      <w:r>
        <w:rPr>
          <w:lang w:eastAsia="hu-HU"/>
        </w:rPr>
        <w:t>Módosítás és Törlés: A lista minden soránál elhelyeztem egy "Edit" és "Remove" gombot.</w:t>
      </w:r>
    </w:p>
    <w:p w14:paraId="6E952BDB" w14:textId="77777777" w:rsidR="002C2294" w:rsidRDefault="002C2294" w:rsidP="00756380">
      <w:pPr>
        <w:pStyle w:val="Listaszerbekezds"/>
        <w:numPr>
          <w:ilvl w:val="0"/>
          <w:numId w:val="46"/>
        </w:numPr>
        <w:rPr>
          <w:lang w:eastAsia="hu-HU"/>
        </w:rPr>
      </w:pPr>
      <w:r>
        <w:rPr>
          <w:lang w:eastAsia="hu-HU"/>
        </w:rPr>
        <w:t xml:space="preserve">A loadIngredientForEdit(index) visszatölti az adatokat a beviteli mezőkbe, lehetővé téve a </w:t>
      </w:r>
      <w:proofErr w:type="gramStart"/>
      <w:r>
        <w:rPr>
          <w:lang w:eastAsia="hu-HU"/>
        </w:rPr>
        <w:t>korrekciót</w:t>
      </w:r>
      <w:proofErr w:type="gramEnd"/>
      <w:r>
        <w:rPr>
          <w:lang w:eastAsia="hu-HU"/>
        </w:rPr>
        <w:t>.</w:t>
      </w:r>
    </w:p>
    <w:p w14:paraId="6BC0648C" w14:textId="77777777" w:rsidR="002C2294" w:rsidRDefault="002C2294" w:rsidP="00756380">
      <w:pPr>
        <w:pStyle w:val="Listaszerbekezds"/>
        <w:numPr>
          <w:ilvl w:val="0"/>
          <w:numId w:val="46"/>
        </w:numPr>
        <w:rPr>
          <w:lang w:eastAsia="hu-HU"/>
        </w:rPr>
      </w:pPr>
      <w:r>
        <w:rPr>
          <w:lang w:eastAsia="hu-HU"/>
        </w:rPr>
        <w:t xml:space="preserve">A removeIngredient(index) a splice() </w:t>
      </w:r>
      <w:proofErr w:type="gramStart"/>
      <w:r>
        <w:rPr>
          <w:lang w:eastAsia="hu-HU"/>
        </w:rPr>
        <w:t>metódussal</w:t>
      </w:r>
      <w:proofErr w:type="gramEnd"/>
      <w:r>
        <w:rPr>
          <w:lang w:eastAsia="hu-HU"/>
        </w:rPr>
        <w:t xml:space="preserve"> véglegesen eltávolítja az elemet a listából.</w:t>
      </w:r>
    </w:p>
    <w:p w14:paraId="4EDE2F97" w14:textId="165835B1" w:rsidR="002C2294" w:rsidRDefault="002C2294" w:rsidP="002C2294">
      <w:pPr>
        <w:pStyle w:val="Cmsor4"/>
        <w:rPr>
          <w:lang w:eastAsia="hu-HU"/>
        </w:rPr>
      </w:pPr>
      <w:r>
        <w:rPr>
          <w:lang w:eastAsia="hu-HU"/>
        </w:rPr>
        <w:t>Valós idejű számítások (Client-side Calculation)</w:t>
      </w:r>
    </w:p>
    <w:p w14:paraId="3CD4A0E0" w14:textId="77777777" w:rsidR="002C2294" w:rsidRDefault="002C2294" w:rsidP="002C2294">
      <w:pPr>
        <w:rPr>
          <w:lang w:eastAsia="hu-HU"/>
        </w:rPr>
      </w:pPr>
      <w:r>
        <w:rPr>
          <w:lang w:eastAsia="hu-HU"/>
        </w:rPr>
        <w:t xml:space="preserve">A felhasználói élmény egyik kulcseleme az azonnali visszajelzés. Nem vártam meg a szerver válaszát a recept tápértékeinek kiszámításához, hanem implementáltam az updateNutrition() </w:t>
      </w:r>
      <w:proofErr w:type="gramStart"/>
      <w:r>
        <w:rPr>
          <w:lang w:eastAsia="hu-HU"/>
        </w:rPr>
        <w:t>metódust</w:t>
      </w:r>
      <w:proofErr w:type="gramEnd"/>
      <w:r>
        <w:rPr>
          <w:lang w:eastAsia="hu-HU"/>
        </w:rPr>
        <w:t>.</w:t>
      </w:r>
    </w:p>
    <w:p w14:paraId="442C963B" w14:textId="77777777" w:rsidR="002C2294" w:rsidRDefault="002C2294" w:rsidP="002C2294">
      <w:pPr>
        <w:rPr>
          <w:lang w:eastAsia="hu-HU"/>
        </w:rPr>
      </w:pPr>
      <w:r>
        <w:rPr>
          <w:lang w:eastAsia="hu-HU"/>
        </w:rPr>
        <w:t>Ez a függvény minden egyes lista-módosítás (hozzáadás, törlés) után lefut. Végigiterál az ingredients tömbön, és a kiválasztott ételek (foodOptions) ismert tápértékei alapján, a mennyiségekkel súlyozva összesíti a recept teljes kalória-, fehérje-, zsír- és szénhidráttartalmát.</w:t>
      </w:r>
    </w:p>
    <w:p w14:paraId="7D8C1BA3" w14:textId="77777777" w:rsidR="002C2294" w:rsidRDefault="002C2294" w:rsidP="002C2294">
      <w:pPr>
        <w:rPr>
          <w:lang w:eastAsia="hu-HU"/>
        </w:rPr>
      </w:pPr>
      <w:r>
        <w:rPr>
          <w:lang w:eastAsia="hu-HU"/>
        </w:rPr>
        <w:t>TypeScript</w:t>
      </w:r>
    </w:p>
    <w:p w14:paraId="030D43FD" w14:textId="77777777" w:rsidR="002C2294" w:rsidRDefault="002C2294" w:rsidP="002C2294">
      <w:pPr>
        <w:rPr>
          <w:lang w:eastAsia="hu-HU"/>
        </w:rPr>
      </w:pPr>
      <w:r>
        <w:rPr>
          <w:lang w:eastAsia="hu-HU"/>
        </w:rPr>
        <w:t xml:space="preserve">// </w:t>
      </w:r>
      <w:proofErr w:type="gramStart"/>
      <w:r>
        <w:rPr>
          <w:lang w:eastAsia="hu-HU"/>
        </w:rPr>
        <w:t>Kliens</w:t>
      </w:r>
      <w:proofErr w:type="gramEnd"/>
      <w:r>
        <w:rPr>
          <w:lang w:eastAsia="hu-HU"/>
        </w:rPr>
        <w:t xml:space="preserve"> oldali kalkuláció elve a kódban:</w:t>
      </w:r>
    </w:p>
    <w:p w14:paraId="2EF5F97B" w14:textId="77777777" w:rsidR="002C2294" w:rsidRDefault="002C2294" w:rsidP="002C2294">
      <w:pPr>
        <w:rPr>
          <w:lang w:eastAsia="hu-HU"/>
        </w:rPr>
      </w:pPr>
      <w:proofErr w:type="gramStart"/>
      <w:r>
        <w:rPr>
          <w:lang w:eastAsia="hu-HU"/>
        </w:rPr>
        <w:lastRenderedPageBreak/>
        <w:t>this.ingredients.forEach</w:t>
      </w:r>
      <w:proofErr w:type="gramEnd"/>
      <w:r>
        <w:rPr>
          <w:lang w:eastAsia="hu-HU"/>
        </w:rPr>
        <w:t>(ing =&gt; {</w:t>
      </w:r>
    </w:p>
    <w:p w14:paraId="2D70C2D9" w14:textId="77777777" w:rsidR="002C2294" w:rsidRDefault="002C2294" w:rsidP="002C2294">
      <w:pPr>
        <w:rPr>
          <w:lang w:eastAsia="hu-HU"/>
        </w:rPr>
      </w:pPr>
      <w:r>
        <w:rPr>
          <w:lang w:eastAsia="hu-HU"/>
        </w:rPr>
        <w:t xml:space="preserve">  const food = </w:t>
      </w:r>
      <w:proofErr w:type="gramStart"/>
      <w:r>
        <w:rPr>
          <w:lang w:eastAsia="hu-HU"/>
        </w:rPr>
        <w:t>this.foodOptions.find(</w:t>
      </w:r>
      <w:proofErr w:type="gramEnd"/>
      <w:r>
        <w:rPr>
          <w:lang w:eastAsia="hu-HU"/>
        </w:rPr>
        <w:t>f =&gt; f.foodID === ing.foodID);</w:t>
      </w:r>
    </w:p>
    <w:p w14:paraId="59EFBD2C" w14:textId="77777777" w:rsidR="002C2294" w:rsidRDefault="002C2294" w:rsidP="002C2294">
      <w:pPr>
        <w:rPr>
          <w:lang w:eastAsia="hu-HU"/>
        </w:rPr>
      </w:pPr>
      <w:r>
        <w:rPr>
          <w:lang w:eastAsia="hu-HU"/>
        </w:rPr>
        <w:t xml:space="preserve">  if (food) </w:t>
      </w:r>
      <w:proofErr w:type="gramStart"/>
      <w:r>
        <w:rPr>
          <w:lang w:eastAsia="hu-HU"/>
        </w:rPr>
        <w:t>{</w:t>
      </w:r>
      <w:proofErr w:type="gramEnd"/>
    </w:p>
    <w:p w14:paraId="5D391F9E" w14:textId="77777777" w:rsidR="002C2294" w:rsidRDefault="002C2294" w:rsidP="002C2294">
      <w:pPr>
        <w:rPr>
          <w:lang w:eastAsia="hu-HU"/>
        </w:rPr>
      </w:pPr>
      <w:r>
        <w:rPr>
          <w:lang w:eastAsia="hu-HU"/>
        </w:rPr>
        <w:t xml:space="preserve">     </w:t>
      </w:r>
      <w:proofErr w:type="gramStart"/>
      <w:r>
        <w:rPr>
          <w:lang w:eastAsia="hu-HU"/>
        </w:rPr>
        <w:t>this.sumCalorie</w:t>
      </w:r>
      <w:proofErr w:type="gramEnd"/>
      <w:r>
        <w:rPr>
          <w:lang w:eastAsia="hu-HU"/>
        </w:rPr>
        <w:t xml:space="preserve"> += (food.calorie * ing.quantity / 100);</w:t>
      </w:r>
    </w:p>
    <w:p w14:paraId="737EDA0B" w14:textId="77777777" w:rsidR="002C2294" w:rsidRDefault="002C2294" w:rsidP="002C2294">
      <w:pPr>
        <w:rPr>
          <w:lang w:eastAsia="hu-HU"/>
        </w:rPr>
      </w:pPr>
      <w:r>
        <w:rPr>
          <w:lang w:eastAsia="hu-HU"/>
        </w:rPr>
        <w:t xml:space="preserve">     /</w:t>
      </w:r>
      <w:proofErr w:type="gramStart"/>
      <w:r>
        <w:rPr>
          <w:lang w:eastAsia="hu-HU"/>
        </w:rPr>
        <w:t>/ ..</w:t>
      </w:r>
      <w:proofErr w:type="gramEnd"/>
      <w:r>
        <w:rPr>
          <w:lang w:eastAsia="hu-HU"/>
        </w:rPr>
        <w:t>.többi makró</w:t>
      </w:r>
    </w:p>
    <w:p w14:paraId="647FDC8B" w14:textId="77777777" w:rsidR="002C2294" w:rsidRDefault="002C2294" w:rsidP="002C2294">
      <w:pPr>
        <w:rPr>
          <w:lang w:eastAsia="hu-HU"/>
        </w:rPr>
      </w:pPr>
      <w:r>
        <w:rPr>
          <w:lang w:eastAsia="hu-HU"/>
        </w:rPr>
        <w:t xml:space="preserve">  }</w:t>
      </w:r>
    </w:p>
    <w:p w14:paraId="183CA6C7" w14:textId="77777777" w:rsidR="002C2294" w:rsidRDefault="002C2294" w:rsidP="002C2294">
      <w:pPr>
        <w:rPr>
          <w:lang w:eastAsia="hu-HU"/>
        </w:rPr>
      </w:pPr>
      <w:r>
        <w:rPr>
          <w:lang w:eastAsia="hu-HU"/>
        </w:rPr>
        <w:t>});</w:t>
      </w:r>
    </w:p>
    <w:p w14:paraId="69D6D172" w14:textId="77777777" w:rsidR="002C2294" w:rsidRDefault="002C2294" w:rsidP="002C2294">
      <w:pPr>
        <w:rPr>
          <w:lang w:eastAsia="hu-HU"/>
        </w:rPr>
      </w:pPr>
      <w:r>
        <w:rPr>
          <w:lang w:eastAsia="hu-HU"/>
        </w:rPr>
        <w:t>Így a felhasználó valós időben látja a receptje "alakulását" a címsorban, még a mentés előtt.</w:t>
      </w:r>
    </w:p>
    <w:p w14:paraId="712DE23F" w14:textId="23723E49" w:rsidR="002C2294" w:rsidRDefault="002C2294" w:rsidP="002C2294">
      <w:pPr>
        <w:pStyle w:val="Cmsor4"/>
        <w:rPr>
          <w:lang w:eastAsia="hu-HU"/>
        </w:rPr>
      </w:pPr>
      <w:r>
        <w:rPr>
          <w:lang w:eastAsia="hu-HU"/>
        </w:rPr>
        <w:t xml:space="preserve">Mentés és DTO </w:t>
      </w:r>
      <w:proofErr w:type="gramStart"/>
      <w:r>
        <w:rPr>
          <w:lang w:eastAsia="hu-HU"/>
        </w:rPr>
        <w:t>konverzió</w:t>
      </w:r>
      <w:proofErr w:type="gramEnd"/>
    </w:p>
    <w:p w14:paraId="084D70F1" w14:textId="77777777" w:rsidR="002C2294" w:rsidRDefault="002C2294" w:rsidP="002C2294">
      <w:pPr>
        <w:rPr>
          <w:lang w:eastAsia="hu-HU"/>
        </w:rPr>
      </w:pPr>
      <w:r>
        <w:rPr>
          <w:lang w:eastAsia="hu-HU"/>
        </w:rPr>
        <w:t xml:space="preserve">A createOrUpdate </w:t>
      </w:r>
      <w:proofErr w:type="gramStart"/>
      <w:r>
        <w:rPr>
          <w:lang w:eastAsia="hu-HU"/>
        </w:rPr>
        <w:t>metódus</w:t>
      </w:r>
      <w:proofErr w:type="gramEnd"/>
      <w:r>
        <w:rPr>
          <w:lang w:eastAsia="hu-HU"/>
        </w:rPr>
        <w:t xml:space="preserve"> végzi a végső összeszerelést. Létrehozza a RecipeCreateDto </w:t>
      </w:r>
      <w:proofErr w:type="gramStart"/>
      <w:r>
        <w:rPr>
          <w:lang w:eastAsia="hu-HU"/>
        </w:rPr>
        <w:t>objektumot</w:t>
      </w:r>
      <w:proofErr w:type="gramEnd"/>
      <w:r>
        <w:rPr>
          <w:lang w:eastAsia="hu-HU"/>
        </w:rPr>
        <w:t xml:space="preserve">, amely tartalmazza a recept törzsadatait (Cím, Leírás) és a memóriában összeállított ingredients listát. Ezt a </w:t>
      </w:r>
      <w:proofErr w:type="gramStart"/>
      <w:r>
        <w:rPr>
          <w:lang w:eastAsia="hu-HU"/>
        </w:rPr>
        <w:t>komplex</w:t>
      </w:r>
      <w:proofErr w:type="gramEnd"/>
      <w:r>
        <w:rPr>
          <w:lang w:eastAsia="hu-HU"/>
        </w:rPr>
        <w:t xml:space="preserve"> objektumot küldöm el a RecipesClient-en keresztül a backendnek, amely tranzakcionálisan menti a receptet és a hozzátartozó kapcsolótábla-bejegyzéseket.</w:t>
      </w:r>
    </w:p>
    <w:p w14:paraId="1DF29050" w14:textId="41E8148A" w:rsidR="002C2294" w:rsidRDefault="002C2294" w:rsidP="002C2294">
      <w:pPr>
        <w:pStyle w:val="Cmsor4"/>
        <w:rPr>
          <w:lang w:eastAsia="hu-HU"/>
        </w:rPr>
      </w:pPr>
      <w:bookmarkStart w:id="68" w:name="_GoBack"/>
      <w:bookmarkEnd w:id="68"/>
      <w:r>
        <w:rPr>
          <w:lang w:eastAsia="hu-HU"/>
        </w:rPr>
        <w:t>Receptek megjelenítése</w:t>
      </w:r>
    </w:p>
    <w:p w14:paraId="7D9720D4" w14:textId="77777777" w:rsidR="002C2294" w:rsidRDefault="002C2294" w:rsidP="002C2294">
      <w:pPr>
        <w:rPr>
          <w:lang w:eastAsia="hu-HU"/>
        </w:rPr>
      </w:pPr>
      <w:r>
        <w:rPr>
          <w:lang w:eastAsia="hu-HU"/>
        </w:rPr>
        <w:t xml:space="preserve">A RecipesComponent felelős a kész receptek </w:t>
      </w:r>
      <w:proofErr w:type="gramStart"/>
      <w:r>
        <w:rPr>
          <w:lang w:eastAsia="hu-HU"/>
        </w:rPr>
        <w:t>prezentálásáért</w:t>
      </w:r>
      <w:proofErr w:type="gramEnd"/>
      <w:r>
        <w:rPr>
          <w:lang w:eastAsia="hu-HU"/>
        </w:rPr>
        <w:t>. Itt is érvényesül a jogosultságkezelés: bár a kártyákat bárki láthatja, a szerkesztés (/recipes/edit/</w:t>
      </w:r>
      <w:proofErr w:type="gramStart"/>
      <w:r>
        <w:rPr>
          <w:lang w:eastAsia="hu-HU"/>
        </w:rPr>
        <w:t>:id</w:t>
      </w:r>
      <w:proofErr w:type="gramEnd"/>
      <w:r>
        <w:rPr>
          <w:lang w:eastAsia="hu-HU"/>
        </w:rPr>
        <w:t xml:space="preserve">) opció csak a tulajdonosnak vagy bejelentkezett felhasználónak érhető el. A kártyákon (recipes.component.html) már a backend által kiszámolt és tárolt összesített makróértékeket jelenítem meg, így a listázás performancia-igénye </w:t>
      </w:r>
      <w:proofErr w:type="gramStart"/>
      <w:r>
        <w:rPr>
          <w:lang w:eastAsia="hu-HU"/>
        </w:rPr>
        <w:t>minimális</w:t>
      </w:r>
      <w:proofErr w:type="gramEnd"/>
      <w:r>
        <w:rPr>
          <w:lang w:eastAsia="hu-HU"/>
        </w:rPr>
        <w:t>.</w:t>
      </w:r>
    </w:p>
    <w:p w14:paraId="2A5C4753" w14:textId="77777777" w:rsidR="000458E9" w:rsidRPr="002840E6" w:rsidRDefault="000458E9" w:rsidP="000458E9">
      <w:pPr>
        <w:rPr>
          <w:lang w:eastAsia="hu-HU"/>
        </w:rPr>
      </w:pPr>
    </w:p>
    <w:p w14:paraId="44BBFA9E" w14:textId="77777777" w:rsidR="004703B9" w:rsidRDefault="004703B9" w:rsidP="004703B9">
      <w:pPr>
        <w:pStyle w:val="Cmsor3"/>
        <w:rPr>
          <w:sz w:val="27"/>
          <w:szCs w:val="27"/>
          <w:lang w:eastAsia="hu-HU"/>
        </w:rPr>
      </w:pPr>
      <w:r>
        <w:t>4.3.5. A Naplózás megvalósítása (Daily Note)</w:t>
      </w:r>
    </w:p>
    <w:p w14:paraId="7A8A5EDB" w14:textId="77777777" w:rsidR="004703B9" w:rsidRDefault="004703B9" w:rsidP="004703B9">
      <w:pPr>
        <w:pStyle w:val="NormlWeb"/>
      </w:pPr>
      <w:r>
        <w:t xml:space="preserve">Az alkalmazás szíve a </w:t>
      </w:r>
      <w:r>
        <w:rPr>
          <w:rStyle w:val="HTML-kd"/>
        </w:rPr>
        <w:t>DailyNoteComponent</w:t>
      </w:r>
      <w:r>
        <w:t xml:space="preserve">. Ez felelős a napi étkezések és </w:t>
      </w:r>
      <w:proofErr w:type="gramStart"/>
      <w:r>
        <w:t>aktivitások</w:t>
      </w:r>
      <w:proofErr w:type="gramEnd"/>
      <w:r>
        <w:t xml:space="preserve"> megjelenítéséért. A </w:t>
      </w:r>
      <w:proofErr w:type="gramStart"/>
      <w:r>
        <w:t>komponens</w:t>
      </w:r>
      <w:proofErr w:type="gramEnd"/>
      <w:r>
        <w:t xml:space="preserve"> inicializálásakor (</w:t>
      </w:r>
      <w:r>
        <w:rPr>
          <w:rStyle w:val="HTML-kd"/>
        </w:rPr>
        <w:t>ngOnInit</w:t>
      </w:r>
      <w:r>
        <w:t xml:space="preserve">) lekéri az aktuális nap adatait, és a HTML sablonban az </w:t>
      </w:r>
      <w:r>
        <w:rPr>
          <w:rStyle w:val="HTML-kd"/>
        </w:rPr>
        <w:t>*ngFor</w:t>
      </w:r>
      <w:r>
        <w:t xml:space="preserve"> direktívával rendereli ki az étkezéseket (Reggeli, Ebéd, stb.) és a tételeket.</w:t>
      </w:r>
    </w:p>
    <w:p w14:paraId="2965E122" w14:textId="77777777" w:rsidR="004703B9" w:rsidRDefault="004703B9" w:rsidP="004703B9">
      <w:pPr>
        <w:pStyle w:val="NormlWeb"/>
      </w:pPr>
      <w:r>
        <w:t xml:space="preserve">Az új ételek hozzáadását egy </w:t>
      </w:r>
      <w:proofErr w:type="gramStart"/>
      <w:r>
        <w:t>komplex</w:t>
      </w:r>
      <w:proofErr w:type="gramEnd"/>
      <w:r>
        <w:t xml:space="preserve"> interakcióval oldottam meg:</w:t>
      </w:r>
    </w:p>
    <w:p w14:paraId="447AACA5" w14:textId="77777777" w:rsidR="004703B9" w:rsidRDefault="004703B9" w:rsidP="00756380">
      <w:pPr>
        <w:pStyle w:val="NormlWeb"/>
        <w:numPr>
          <w:ilvl w:val="0"/>
          <w:numId w:val="31"/>
        </w:numPr>
      </w:pPr>
      <w:r>
        <w:lastRenderedPageBreak/>
        <w:t xml:space="preserve">A felhasználó kattintására megnyílik a </w:t>
      </w:r>
      <w:r>
        <w:rPr>
          <w:rStyle w:val="HTML-kd"/>
        </w:rPr>
        <w:t>MealItemSearchComponent</w:t>
      </w:r>
      <w:r>
        <w:t xml:space="preserve"> modális ablak.</w:t>
      </w:r>
    </w:p>
    <w:p w14:paraId="313E00DF" w14:textId="77777777" w:rsidR="004703B9" w:rsidRDefault="004703B9" w:rsidP="00756380">
      <w:pPr>
        <w:pStyle w:val="NormlWeb"/>
        <w:numPr>
          <w:ilvl w:val="0"/>
          <w:numId w:val="31"/>
        </w:numPr>
      </w:pPr>
      <w:r>
        <w:t>Itt a keresőmezőbe írt kifejezés alapján szűröm az ételeket és recepteket.</w:t>
      </w:r>
    </w:p>
    <w:p w14:paraId="32B43711" w14:textId="77777777" w:rsidR="004703B9" w:rsidRDefault="004703B9" w:rsidP="00756380">
      <w:pPr>
        <w:pStyle w:val="NormlWeb"/>
        <w:numPr>
          <w:ilvl w:val="0"/>
          <w:numId w:val="31"/>
        </w:numPr>
      </w:pPr>
      <w:r>
        <w:t xml:space="preserve">A kiválasztás után megnyílik a </w:t>
      </w:r>
      <w:r>
        <w:rPr>
          <w:rStyle w:val="HTML-kd"/>
        </w:rPr>
        <w:t>FoodQuantityModalComponent</w:t>
      </w:r>
      <w:r>
        <w:t xml:space="preserve"> vagy </w:t>
      </w:r>
      <w:r>
        <w:rPr>
          <w:rStyle w:val="HTML-kd"/>
        </w:rPr>
        <w:t>RecipeQuantityModalComponent</w:t>
      </w:r>
      <w:r>
        <w:t>, ahol a felhasználó megadja a mennyiséget.</w:t>
      </w:r>
    </w:p>
    <w:p w14:paraId="46B148AA" w14:textId="77777777" w:rsidR="004703B9" w:rsidRDefault="004703B9" w:rsidP="00756380">
      <w:pPr>
        <w:pStyle w:val="NormlWeb"/>
        <w:numPr>
          <w:ilvl w:val="0"/>
          <w:numId w:val="31"/>
        </w:numPr>
      </w:pPr>
      <w:r>
        <w:t xml:space="preserve">A mentés gombra kattintva a </w:t>
      </w:r>
      <w:proofErr w:type="gramStart"/>
      <w:r>
        <w:t>komponens</w:t>
      </w:r>
      <w:proofErr w:type="gramEnd"/>
      <w:r>
        <w:t xml:space="preserve"> meghívja az API-t, majd siker esetén azonnal frissíti a napló nézetét.</w:t>
      </w:r>
    </w:p>
    <w:p w14:paraId="5AA1AAB4" w14:textId="3D5CD4B9" w:rsidR="00905DE3" w:rsidRDefault="004703B9" w:rsidP="00905DE3">
      <w:pPr>
        <w:pStyle w:val="NormlWeb"/>
      </w:pPr>
      <w:r>
        <w:rPr>
          <w:b/>
          <w:bCs/>
        </w:rPr>
        <w:t>4.3.8</w:t>
      </w:r>
      <w:r w:rsidR="00905DE3">
        <w:rPr>
          <w:b/>
          <w:bCs/>
        </w:rPr>
        <w:t xml:space="preserve">. </w:t>
      </w:r>
      <w:proofErr w:type="gramStart"/>
      <w:r w:rsidR="00905DE3">
        <w:rPr>
          <w:b/>
          <w:bCs/>
        </w:rPr>
        <w:t>Profil</w:t>
      </w:r>
      <w:proofErr w:type="gramEnd"/>
      <w:r w:rsidR="00905DE3">
        <w:rPr>
          <w:b/>
          <w:bCs/>
        </w:rPr>
        <w:t xml:space="preserve"> és Statisztikák</w:t>
      </w:r>
    </w:p>
    <w:p w14:paraId="071EADCF" w14:textId="77777777" w:rsidR="00905DE3" w:rsidRDefault="00905DE3" w:rsidP="00756380">
      <w:pPr>
        <w:pStyle w:val="NormlWeb"/>
        <w:numPr>
          <w:ilvl w:val="0"/>
          <w:numId w:val="29"/>
        </w:numPr>
      </w:pPr>
      <w:r>
        <w:rPr>
          <w:i/>
          <w:iCs/>
        </w:rPr>
        <w:t xml:space="preserve">Itt hivatkozol a </w:t>
      </w:r>
      <w:r>
        <w:rPr>
          <w:rStyle w:val="HTML-kd"/>
          <w:i/>
          <w:iCs/>
        </w:rPr>
        <w:t>pages/create-profile</w:t>
      </w:r>
      <w:r>
        <w:rPr>
          <w:i/>
          <w:iCs/>
        </w:rPr>
        <w:t xml:space="preserve"> és </w:t>
      </w:r>
      <w:r>
        <w:rPr>
          <w:rStyle w:val="HTML-kd"/>
          <w:i/>
          <w:iCs/>
        </w:rPr>
        <w:t>pages/weight-history</w:t>
      </w:r>
      <w:r>
        <w:rPr>
          <w:i/>
          <w:iCs/>
        </w:rPr>
        <w:t xml:space="preserve"> </w:t>
      </w:r>
      <w:proofErr w:type="gramStart"/>
      <w:r>
        <w:rPr>
          <w:i/>
          <w:iCs/>
        </w:rPr>
        <w:t>mappákra</w:t>
      </w:r>
      <w:proofErr w:type="gramEnd"/>
      <w:r>
        <w:rPr>
          <w:i/>
          <w:iCs/>
        </w:rPr>
        <w:t>.</w:t>
      </w:r>
    </w:p>
    <w:p w14:paraId="3EFE9FB0" w14:textId="77777777" w:rsidR="00905DE3" w:rsidRDefault="00905DE3" w:rsidP="00756380">
      <w:pPr>
        <w:pStyle w:val="NormlWeb"/>
        <w:numPr>
          <w:ilvl w:val="0"/>
          <w:numId w:val="29"/>
        </w:numPr>
      </w:pPr>
      <w:proofErr w:type="gramStart"/>
      <w:r>
        <w:rPr>
          <w:b/>
          <w:bCs/>
        </w:rPr>
        <w:t>Profil varázsló</w:t>
      </w:r>
      <w:proofErr w:type="gramEnd"/>
      <w:r>
        <w:rPr>
          <w:b/>
          <w:bCs/>
        </w:rPr>
        <w:t>:</w:t>
      </w:r>
      <w:r>
        <w:t xml:space="preserve"> A </w:t>
      </w:r>
      <w:r>
        <w:rPr>
          <w:rStyle w:val="HTML-kd"/>
        </w:rPr>
        <w:t>CreateProfileComponent</w:t>
      </w:r>
      <w:r>
        <w:t xml:space="preserve"> logikája (célok beállítása).</w:t>
      </w:r>
    </w:p>
    <w:p w14:paraId="4940F356" w14:textId="77777777" w:rsidR="00905DE3" w:rsidRDefault="00905DE3" w:rsidP="00756380">
      <w:pPr>
        <w:pStyle w:val="NormlWeb"/>
        <w:numPr>
          <w:ilvl w:val="0"/>
          <w:numId w:val="29"/>
        </w:numPr>
      </w:pPr>
      <w:r>
        <w:rPr>
          <w:b/>
          <w:bCs/>
        </w:rPr>
        <w:t>Adatvizualizáció:</w:t>
      </w:r>
      <w:r>
        <w:t xml:space="preserve"> A </w:t>
      </w:r>
      <w:r>
        <w:rPr>
          <w:rStyle w:val="HTML-kd"/>
        </w:rPr>
        <w:t>WeightHistoryComponent</w:t>
      </w:r>
      <w:r>
        <w:t xml:space="preserve"> bemutatása. Hogyan jeleníted meg a súlyváltozást? (Ha használtál chart libet, pl. ngx-charts vagy chart.js, itt említsd meg).</w:t>
      </w:r>
    </w:p>
    <w:p w14:paraId="5BC40042" w14:textId="02B025CC" w:rsidR="00905DE3" w:rsidRDefault="004703B9" w:rsidP="00905DE3">
      <w:pPr>
        <w:pStyle w:val="NormlWeb"/>
      </w:pPr>
      <w:r>
        <w:rPr>
          <w:b/>
          <w:bCs/>
        </w:rPr>
        <w:t>4.3.9</w:t>
      </w:r>
      <w:r w:rsidR="00905DE3">
        <w:rPr>
          <w:b/>
          <w:bCs/>
        </w:rPr>
        <w:t>. Felhasználói élmény (UX) elemek</w:t>
      </w:r>
    </w:p>
    <w:p w14:paraId="094AD1E6" w14:textId="77777777" w:rsidR="00905DE3" w:rsidRDefault="00905DE3" w:rsidP="00756380">
      <w:pPr>
        <w:pStyle w:val="NormlWeb"/>
        <w:numPr>
          <w:ilvl w:val="0"/>
          <w:numId w:val="30"/>
        </w:numPr>
      </w:pPr>
      <w:r>
        <w:rPr>
          <w:b/>
          <w:bCs/>
        </w:rPr>
        <w:t>Visszajelzések:</w:t>
      </w:r>
      <w:r>
        <w:t xml:space="preserve"> A </w:t>
      </w:r>
      <w:r>
        <w:rPr>
          <w:rStyle w:val="HTML-kd"/>
        </w:rPr>
        <w:t>shared/components/modals/notification</w:t>
      </w:r>
      <w:r>
        <w:t xml:space="preserve"> és az </w:t>
      </w:r>
      <w:r>
        <w:rPr>
          <w:rStyle w:val="HTML-kd"/>
        </w:rPr>
        <w:t>ngx-toastr</w:t>
      </w:r>
      <w:r>
        <w:t xml:space="preserve"> használata.</w:t>
      </w:r>
    </w:p>
    <w:p w14:paraId="166329F1" w14:textId="77777777" w:rsidR="00905DE3" w:rsidRDefault="00905DE3" w:rsidP="00756380">
      <w:pPr>
        <w:pStyle w:val="NormlWeb"/>
        <w:numPr>
          <w:ilvl w:val="0"/>
          <w:numId w:val="30"/>
        </w:numPr>
      </w:pPr>
      <w:r>
        <w:rPr>
          <w:b/>
          <w:bCs/>
        </w:rPr>
        <w:t>Validációs üzenetek:</w:t>
      </w:r>
      <w:r>
        <w:t xml:space="preserve"> A </w:t>
      </w:r>
      <w:r>
        <w:rPr>
          <w:rStyle w:val="HTML-kd"/>
        </w:rPr>
        <w:t>shared/components/errors/validation-messages</w:t>
      </w:r>
      <w:r>
        <w:t xml:space="preserve"> </w:t>
      </w:r>
      <w:proofErr w:type="gramStart"/>
      <w:r>
        <w:t>komponens</w:t>
      </w:r>
      <w:proofErr w:type="gramEnd"/>
      <w:r>
        <w:t>, ami újrahasznosítható módon írja ki, ha pl. rövid a jelszó.</w:t>
      </w:r>
    </w:p>
    <w:p w14:paraId="2C992C80" w14:textId="77777777" w:rsidR="00905DE3" w:rsidRDefault="00905DE3" w:rsidP="00A46230"/>
    <w:p w14:paraId="34CD5358" w14:textId="277D076C" w:rsidR="00CF6896" w:rsidRDefault="00CF6896" w:rsidP="00A46230">
      <w:pPr>
        <w:pStyle w:val="Cmsor1"/>
      </w:pPr>
      <w:bookmarkStart w:id="69" w:name="_Toc214917764"/>
      <w:r>
        <w:lastRenderedPageBreak/>
        <w:t>Tesztelés és Eredmények (kb. 5-8 oldal)</w:t>
      </w:r>
      <w:bookmarkEnd w:id="69"/>
    </w:p>
    <w:p w14:paraId="440337C7" w14:textId="77777777" w:rsidR="00CF6896" w:rsidRDefault="00CF6896" w:rsidP="00A46230">
      <w:r>
        <w:t>Unit tesztek (ha vannak a projektben, vagy ha tervezel írni).</w:t>
      </w:r>
    </w:p>
    <w:p w14:paraId="4A7F9AD8" w14:textId="77777777" w:rsidR="00CF6896" w:rsidRDefault="00CF6896" w:rsidP="00A46230">
      <w:r>
        <w:t>A kész alkalmazás képernyőképes bemutatása működés közben (Use-case alapú bemutatás).</w:t>
      </w:r>
    </w:p>
    <w:p w14:paraId="2B50A57C" w14:textId="77777777" w:rsidR="00CF6896" w:rsidRPr="00CF6896" w:rsidRDefault="00CF6896" w:rsidP="00A46230"/>
    <w:p w14:paraId="3977D348" w14:textId="77777777" w:rsidR="00345083" w:rsidRPr="00345083" w:rsidRDefault="00345083" w:rsidP="00A46230"/>
    <w:p w14:paraId="4990E621" w14:textId="57CF87C8" w:rsidR="008A3762" w:rsidRDefault="008A3762" w:rsidP="008A3762">
      <w:pPr>
        <w:pStyle w:val="Cmsor2"/>
      </w:pPr>
      <w:bookmarkStart w:id="70" w:name="_Toc214917765"/>
      <w:r>
        <w:t>Fejezetek</w:t>
      </w:r>
      <w:bookmarkEnd w:id="70"/>
    </w:p>
    <w:p w14:paraId="64520DF8" w14:textId="3AA37A3F" w:rsidR="00C84D92" w:rsidRDefault="008A3762" w:rsidP="008A3762">
      <w:r>
        <w:t xml:space="preserve">A dolgozat </w:t>
      </w:r>
      <w:r w:rsidR="00526A1B">
        <w:t>számos fejezetből épül fel. Fontos látni, hogy ezeket egyáltalán nem szükséges sorrendben feltölteni. A bevált gyakorlat az, hogy e sablonból kiindulva kitörlöd az ismertető részeket, címsor 1-2-3-mal összerakod a főbb fejezeteket, amikről írni akarsz, kb. olyan terjedelemben, hogy a tartalomjegyzék 1-</w:t>
      </w:r>
      <w:r w:rsidR="005B779E">
        <w:t>2</w:t>
      </w:r>
      <w:r w:rsidR="00526A1B">
        <w:t xml:space="preserve"> oldal hosszú legyen, majd hangulattól és az </w:t>
      </w:r>
      <w:proofErr w:type="gramStart"/>
      <w:r w:rsidR="00526A1B">
        <w:t>aktuális</w:t>
      </w:r>
      <w:proofErr w:type="gramEnd"/>
      <w:r w:rsidR="00526A1B">
        <w:t xml:space="preserve"> munkádtól függően tetszőleges sorrendben elkezded őket tartalommal feltölteni. </w:t>
      </w:r>
      <w:r w:rsidR="00C84D92">
        <w:t xml:space="preserve">Ha </w:t>
      </w:r>
      <w:proofErr w:type="gramStart"/>
      <w:r w:rsidR="00C84D92">
        <w:t>megakadsz</w:t>
      </w:r>
      <w:proofErr w:type="gramEnd"/>
      <w:r w:rsidR="00C84D92">
        <w:t xml:space="preserve"> és úgy érzed, hogy már mindent leírtál (és még csak 15 oldalnál tartasz), fogj össze egy évfolyamtársaddal: olvassátok el egymás dolgozatát és írjatok bele kérdéseket mindenhova, ahol valami nem egyértelmű. Sokszor neked annyira a fejedben van minden, hogy úgy érzed, többet már nem tudsz írni, de másoknak egy csomó mindent még részletesebben el kell magyarázni.</w:t>
      </w:r>
      <w:r w:rsidR="0072494D">
        <w:t xml:space="preserve"> A </w:t>
      </w:r>
      <w:hyperlink r:id="rId18" w:history="1">
        <w:r w:rsidR="0072494D" w:rsidRPr="00C025D7">
          <w:rPr>
            <w:rStyle w:val="Hiperhivatkozs"/>
          </w:rPr>
          <w:t>https://diplomaterv.vik.bme.hu/</w:t>
        </w:r>
      </w:hyperlink>
      <w:r w:rsidR="0072494D">
        <w:t xml:space="preserve"> portálon hozzáférsz minden, karunkon született dolgozathoz.</w:t>
      </w:r>
    </w:p>
    <w:p w14:paraId="4F98E4C3" w14:textId="3C2B4DBD" w:rsidR="008A3762" w:rsidRPr="008A3762" w:rsidRDefault="00526A1B" w:rsidP="008A3762">
      <w:r>
        <w:t>De nézzük meg, mik is a nélkülözhetetlen szerkezeti elemek.</w:t>
      </w:r>
    </w:p>
    <w:p w14:paraId="68E3A7E0" w14:textId="00AC2966" w:rsidR="00463BC0" w:rsidRDefault="00463BC0" w:rsidP="00463BC0">
      <w:pPr>
        <w:pStyle w:val="Cmsor3"/>
      </w:pPr>
      <w:bookmarkStart w:id="71" w:name="_Toc214917766"/>
      <w:r>
        <w:t>Tartalomjegyzék</w:t>
      </w:r>
      <w:bookmarkEnd w:id="71"/>
    </w:p>
    <w:p w14:paraId="67BCEC8B" w14:textId="04C0E1EB" w:rsidR="00463BC0" w:rsidRDefault="00463BC0" w:rsidP="00463BC0">
      <w:r>
        <w:t xml:space="preserve">A tartalomjegyzéket </w:t>
      </w:r>
      <w:proofErr w:type="gramStart"/>
      <w:r>
        <w:t>automatikusan</w:t>
      </w:r>
      <w:proofErr w:type="gramEnd"/>
      <w:r>
        <w:t xml:space="preserve"> generáld a </w:t>
      </w:r>
      <w:r w:rsidR="00502632">
        <w:t>címsorokból. A tartalomjegyzékben elég az első 3 címsor szintet kezelni (ez a sablon eleve így van beállítva). Figyelj rá, hogy a tartalomjegyzéket (mint minden mezőt) kézzel kell frissíteni, ha változott az elrendezés, vagy új címsorok kerültek a doksiba.</w:t>
      </w:r>
    </w:p>
    <w:p w14:paraId="6ABC2454" w14:textId="4ECAA386" w:rsidR="00502632" w:rsidRDefault="00502632" w:rsidP="00502632">
      <w:pPr>
        <w:pStyle w:val="Cmsor3"/>
      </w:pPr>
      <w:bookmarkStart w:id="72" w:name="_Toc214917767"/>
      <w:r>
        <w:t>Tartalmi összefoglaló</w:t>
      </w:r>
      <w:bookmarkEnd w:id="72"/>
    </w:p>
    <w:p w14:paraId="19A0B32E" w14:textId="0524AEB1" w:rsidR="00502632" w:rsidRDefault="00502632" w:rsidP="00502632">
      <w:r>
        <w:t>A dolgozat következő eleme egy legfeljebb 1 oldalas magyar nyelvű „Összefoglaló”, illetve az ennek angol fordítását tartalmazó „Abstract”.</w:t>
      </w:r>
    </w:p>
    <w:p w14:paraId="4EF032EE" w14:textId="44E6EE11" w:rsidR="00502632" w:rsidRDefault="00502632" w:rsidP="00502632">
      <w:r>
        <w:lastRenderedPageBreak/>
        <w:t xml:space="preserve">A tartalmi összefoglaló készítésének szigorú műfaji szabályai vannak. Bár sokban hasonlít a könyvek hátoldalán látható ajánlókhoz, valójában sokkal több, mint kedvcsináló. Ez alapján az olvasónak el kell tudnia majd dönteni, hogy érdemes-e elolvasnia a dolgozatot, tartalmaz-e számára értékes </w:t>
      </w:r>
      <w:proofErr w:type="gramStart"/>
      <w:r>
        <w:t>információkat</w:t>
      </w:r>
      <w:proofErr w:type="gramEnd"/>
      <w:r>
        <w:t xml:space="preserve">. Ennek megfelelően nem csak a kedvcsinálás a cél, hanem az is, hogy az eredmények és a </w:t>
      </w:r>
      <w:proofErr w:type="gramStart"/>
      <w:r>
        <w:t>kontextus</w:t>
      </w:r>
      <w:proofErr w:type="gramEnd"/>
      <w:r>
        <w:t xml:space="preserve"> is bemutatásra kerüljön. A tökéletesen összeszedett ajánlásokat</w:t>
      </w:r>
      <w:sdt>
        <w:sdtPr>
          <w:id w:val="1548875691"/>
          <w:citation/>
        </w:sdtPr>
        <w:sdtContent>
          <w:r>
            <w:fldChar w:fldCharType="begin"/>
          </w:r>
          <w:r>
            <w:instrText xml:space="preserve"> CITATION Phi97 \l 1038 </w:instrText>
          </w:r>
          <w:r>
            <w:fldChar w:fldCharType="separate"/>
          </w:r>
          <w:r w:rsidR="005B153C">
            <w:rPr>
              <w:noProof/>
            </w:rPr>
            <w:t xml:space="preserve"> [1]</w:t>
          </w:r>
          <w:r>
            <w:fldChar w:fldCharType="end"/>
          </w:r>
        </w:sdtContent>
      </w:sdt>
      <w:r>
        <w:t xml:space="preserve"> </w:t>
      </w:r>
      <w:r w:rsidR="00526A1B">
        <w:t>foglalja össze</w:t>
      </w:r>
      <w:r>
        <w:t xml:space="preserve">. Referenciaként használhatod ennek az útmutatónak az </w:t>
      </w:r>
      <w:proofErr w:type="gramStart"/>
      <w:r>
        <w:t>absztraktját</w:t>
      </w:r>
      <w:proofErr w:type="gramEnd"/>
      <w:r>
        <w:t xml:space="preserve"> is.</w:t>
      </w:r>
    </w:p>
    <w:p w14:paraId="6B4E7E29" w14:textId="34C71FDF" w:rsidR="00526A1B" w:rsidRDefault="009B2EED" w:rsidP="00502632">
      <w:r>
        <w:t>Tipp</w:t>
      </w:r>
      <w:r w:rsidR="00526A1B">
        <w:t xml:space="preserve">: a tartalmi összefoglalót célszerű a dolgozat végén megírni, hiszen ekkorra áll össze az összes </w:t>
      </w:r>
      <w:proofErr w:type="gramStart"/>
      <w:r w:rsidR="00526A1B">
        <w:t>információ</w:t>
      </w:r>
      <w:proofErr w:type="gramEnd"/>
      <w:r w:rsidR="00526A1B">
        <w:t>, ami szükséges hozzá.</w:t>
      </w:r>
    </w:p>
    <w:p w14:paraId="5965B087" w14:textId="131E5B59" w:rsidR="008F68CC" w:rsidRPr="008F68CC" w:rsidRDefault="008F68CC" w:rsidP="008F68CC">
      <w:r w:rsidRPr="008F68CC">
        <w:t>Figyelem! Külföldi hallgatók esetében a magyar nyelvű összefoglaló elhagyható, ugyanakkor saját anyanyelveden NE írj összefoglalót a dolgozathoz</w:t>
      </w:r>
      <w:r w:rsidR="002673E9">
        <w:t>.</w:t>
      </w:r>
    </w:p>
    <w:p w14:paraId="50F4DC7C" w14:textId="5CBB71E3" w:rsidR="00526A1B" w:rsidRDefault="00526A1B" w:rsidP="00526A1B">
      <w:pPr>
        <w:pStyle w:val="Cmsor3"/>
      </w:pPr>
      <w:bookmarkStart w:id="73" w:name="_Toc214917768"/>
      <w:r>
        <w:t>Bevezetés</w:t>
      </w:r>
      <w:bookmarkEnd w:id="73"/>
    </w:p>
    <w:p w14:paraId="525A895C" w14:textId="7A667323" w:rsidR="00526A1B" w:rsidRDefault="00526A1B" w:rsidP="00502632">
      <w:r>
        <w:t xml:space="preserve">Itt kezdődik a dolgozat érdemi része. A bevezetés hossza szakdolgozatban </w:t>
      </w:r>
      <w:r w:rsidR="002673E9">
        <w:t>2</w:t>
      </w:r>
      <w:r>
        <w:t>-5, diplomatervben 3-7 oldal. Célja a</w:t>
      </w:r>
      <w:r w:rsidRPr="00526A1B">
        <w:t xml:space="preserve"> feladat értelmezése, a</w:t>
      </w:r>
      <w:r>
        <w:t xml:space="preserve"> motiváció leírása, a </w:t>
      </w:r>
      <w:proofErr w:type="gramStart"/>
      <w:r>
        <w:t>kontextus</w:t>
      </w:r>
      <w:proofErr w:type="gramEnd"/>
      <w:r>
        <w:t xml:space="preserve"> megteremtése. Ami a stílust illet</w:t>
      </w:r>
      <w:r w:rsidR="002673E9">
        <w:t>i</w:t>
      </w:r>
      <w:r>
        <w:t xml:space="preserve">, képzeld azt, hogy egy </w:t>
      </w:r>
      <w:r w:rsidR="004713CD">
        <w:t>nem szakmabelinek</w:t>
      </w:r>
      <w:r>
        <w:t xml:space="preserve"> próbálod elmagyarázni, mit csináltál és miért. Indíts messziről, pl. beszélj a széles értelemben vett területed (web, mobil stb.) fontosságáról, majd fokozatosan közelíts rá arra a szűkebb </w:t>
      </w:r>
      <w:proofErr w:type="gramStart"/>
      <w:r>
        <w:t>problémára</w:t>
      </w:r>
      <w:proofErr w:type="gramEnd"/>
      <w:r w:rsidR="004713CD">
        <w:t>,</w:t>
      </w:r>
      <w:r>
        <w:t xml:space="preserve"> amit látsz, s amit megpróbálsz megoldani a dolgozatodban. </w:t>
      </w:r>
    </w:p>
    <w:p w14:paraId="7CCDAC36" w14:textId="475BFAFA" w:rsidR="00203E00" w:rsidRDefault="00203E00" w:rsidP="00502632">
      <w:proofErr w:type="gramStart"/>
      <w:r>
        <w:t>Tipikus</w:t>
      </w:r>
      <w:proofErr w:type="gramEnd"/>
      <w:r>
        <w:t xml:space="preserve"> hiba szokott lenni, hogy motivációként azt írod le, hogy „a konzulensemtől ezt a feladatot kaptam”. Próbáld inkább egy tágabb </w:t>
      </w:r>
      <w:proofErr w:type="gramStart"/>
      <w:r>
        <w:t>perspektívából</w:t>
      </w:r>
      <w:proofErr w:type="gramEnd"/>
      <w:r>
        <w:t xml:space="preserve"> nézni a dolgot és ragadd meg, mitől teszi a te megoldásod/munkád jobbá a világot és erre fókuszálj a bevezetésben.</w:t>
      </w:r>
    </w:p>
    <w:p w14:paraId="5B3E672D" w14:textId="6237D278" w:rsidR="006034C7" w:rsidRDefault="006034C7" w:rsidP="00502632">
      <w:r>
        <w:t xml:space="preserve">Kitérhetsz a kapcsolódó technológiák megemlítésére is, de vigyázz, ne ess a </w:t>
      </w:r>
      <w:r>
        <w:fldChar w:fldCharType="begin"/>
      </w:r>
      <w:r>
        <w:instrText xml:space="preserve"> REF _Ref433103059 \r \h </w:instrText>
      </w:r>
      <w:r>
        <w:fldChar w:fldCharType="separate"/>
      </w:r>
      <w:r w:rsidR="005B153C">
        <w:t>2.2.4</w:t>
      </w:r>
      <w:r>
        <w:fldChar w:fldCharType="end"/>
      </w:r>
      <w:r>
        <w:t xml:space="preserve"> fejezetben bemutatott csapdákba.</w:t>
      </w:r>
    </w:p>
    <w:p w14:paraId="7FC5100C" w14:textId="76DD353F" w:rsidR="000B51F4" w:rsidRDefault="000B51F4" w:rsidP="00502632">
      <w:r>
        <w:t xml:space="preserve">Amennyiben feladatodat egy csapat részeként </w:t>
      </w:r>
      <w:r w:rsidR="00A65968">
        <w:t>végezted, itt érdemes ezt megemlíteni, illetve elkülöníteni saját munkádat a csapat eredményeitől.</w:t>
      </w:r>
    </w:p>
    <w:p w14:paraId="2422F1A1" w14:textId="54D87464" w:rsidR="00502632" w:rsidRDefault="00526A1B" w:rsidP="00502632">
      <w:r>
        <w:t xml:space="preserve">A bevezetés </w:t>
      </w:r>
      <w:proofErr w:type="gramStart"/>
      <w:r>
        <w:t>praktikus</w:t>
      </w:r>
      <w:proofErr w:type="gramEnd"/>
      <w:r>
        <w:t xml:space="preserve"> zárása egy olyan alfejezet, ami a dolgozat további szerkezetét ismerteti.</w:t>
      </w:r>
    </w:p>
    <w:p w14:paraId="0EF610CC" w14:textId="14E045DF" w:rsidR="003E4C54" w:rsidRDefault="003E4C54" w:rsidP="00502632"/>
    <w:p w14:paraId="7AE53E9F" w14:textId="4FED28E3" w:rsidR="003E4C54" w:rsidRDefault="003E4C54" w:rsidP="00502632"/>
    <w:p w14:paraId="58465C56" w14:textId="0C91EA6F" w:rsidR="003E4C54" w:rsidRDefault="003E4C54" w:rsidP="00502632"/>
    <w:p w14:paraId="54DB5421" w14:textId="50577086" w:rsidR="003E4C54" w:rsidRDefault="003E4C54" w:rsidP="00502632"/>
    <w:p w14:paraId="4584B36C" w14:textId="77777777" w:rsidR="003E4C54" w:rsidRDefault="003E4C54" w:rsidP="00502632"/>
    <w:p w14:paraId="446DAF19" w14:textId="2BD3D183" w:rsidR="006034C7" w:rsidRDefault="006034C7" w:rsidP="006034C7">
      <w:pPr>
        <w:pStyle w:val="Cmsor3"/>
      </w:pPr>
      <w:bookmarkStart w:id="74" w:name="_Toc214917769"/>
      <w:r>
        <w:t>Irodalomkutatás, technológiák, hasonló alkotások bemutatása</w:t>
      </w:r>
      <w:bookmarkEnd w:id="74"/>
    </w:p>
    <w:p w14:paraId="781957CB" w14:textId="6B62CEB0" w:rsidR="006034C7" w:rsidRPr="00C84D92" w:rsidRDefault="007B5CF7" w:rsidP="00C84D92">
      <w:r>
        <w:t xml:space="preserve">A fejezet terjedelme szakdolgozat esetében kb. </w:t>
      </w:r>
      <w:r w:rsidR="00993864">
        <w:t>2</w:t>
      </w:r>
      <w:r>
        <w:t>-</w:t>
      </w:r>
      <w:r w:rsidR="00993864">
        <w:t>5</w:t>
      </w:r>
      <w:r>
        <w:t xml:space="preserve">, diplomaterv esetében </w:t>
      </w:r>
      <w:r w:rsidR="00993864">
        <w:t>5</w:t>
      </w:r>
      <w:r>
        <w:t>-1</w:t>
      </w:r>
      <w:r w:rsidR="00993864">
        <w:t>0</w:t>
      </w:r>
      <w:r>
        <w:t xml:space="preserve"> oldal. </w:t>
      </w:r>
      <w:r w:rsidR="006034C7">
        <w:t xml:space="preserve">Ennek a </w:t>
      </w:r>
      <w:r>
        <w:t>fejezetnek a lénye</w:t>
      </w:r>
      <w:r w:rsidR="00993864">
        <w:t>ge</w:t>
      </w:r>
      <w:r>
        <w:t xml:space="preserve">, hogy bemutassa azt az alapot, amire a munkádat építetted. Ha tudományosabb munkát végzel, itt bemutathatod a szakirodalmat, mások munkáját, eredményeit, amikhez képest a sajátodat majd később meg tudod határozni. Egy </w:t>
      </w:r>
      <w:proofErr w:type="gramStart"/>
      <w:r>
        <w:t>tipikus</w:t>
      </w:r>
      <w:proofErr w:type="gramEnd"/>
      <w:r>
        <w:t xml:space="preserve"> szoftverfejlesztés esetében pedig itt van lehetőséged arra, hogy röviden bemutasd azokat a technológiákat, amikre a munkád során építettél. Fontos, hogy mindig, a témád szempontjából releváns részekről írj, ha például egy webshopot készítesz .NET-ben, teljesen felesleges a </w:t>
      </w:r>
      <w:proofErr w:type="gramStart"/>
      <w:r>
        <w:t>reflexióról</w:t>
      </w:r>
      <w:proofErr w:type="gramEnd"/>
      <w:r>
        <w:t xml:space="preserve"> írnod, annál fontosabbak lehet viszont megemlíteni pl. a jQuery technológiát.</w:t>
      </w:r>
      <w:r w:rsidR="00C84D92" w:rsidRPr="00C84D92">
        <w:t xml:space="preserve"> </w:t>
      </w:r>
      <w:r w:rsidR="00C84D92">
        <w:t>E</w:t>
      </w:r>
      <w:r w:rsidR="00C84D92" w:rsidRPr="00C84D92">
        <w:t xml:space="preserve">z a fejezet azoknak szól, akik szakmabeliek, de nem </w:t>
      </w:r>
      <w:proofErr w:type="gramStart"/>
      <w:r w:rsidR="00C84D92" w:rsidRPr="00C84D92">
        <w:t>konkrétan</w:t>
      </w:r>
      <w:proofErr w:type="gramEnd"/>
      <w:r w:rsidR="00C84D92" w:rsidRPr="00C84D92">
        <w:t xml:space="preserve"> ezzel a területtel foglalkoznak. Itt található meg számukra az az alap, ami a folytatást majd érthetővé teszi.</w:t>
      </w:r>
    </w:p>
    <w:p w14:paraId="405B2EAF" w14:textId="6291619E" w:rsidR="007B5CF7" w:rsidRDefault="007B5CF7" w:rsidP="006034C7">
      <w:r>
        <w:t xml:space="preserve">Amennyiben úgy döntesz, hogy egy </w:t>
      </w:r>
      <w:proofErr w:type="gramStart"/>
      <w:r>
        <w:t>klasszikus</w:t>
      </w:r>
      <w:proofErr w:type="gramEnd"/>
      <w:r>
        <w:t xml:space="preserve"> feladatot (pl. egy interaktív útikönyv alkalmazás készítése) valósítasz meg, feltétlenül érdemes kitérned arra, miként álltak ehhez hozzá mások, s bemutatni 2-3 a területen népszerű alkalmazást, kiemelve azokat az ötleteket, amiket esetleg átvettél belőlük.</w:t>
      </w:r>
    </w:p>
    <w:p w14:paraId="7E5AD791" w14:textId="24728D2F" w:rsidR="007B5CF7" w:rsidRDefault="007B5CF7" w:rsidP="007B5CF7">
      <w:pPr>
        <w:pStyle w:val="Cmsor3"/>
      </w:pPr>
      <w:bookmarkStart w:id="75" w:name="_Toc214917770"/>
      <w:r w:rsidRPr="007B5CF7">
        <w:t>A feladatkiírás pontosítása és részletes elemzése</w:t>
      </w:r>
      <w:bookmarkEnd w:id="75"/>
    </w:p>
    <w:p w14:paraId="599EFC92" w14:textId="0B7EEEFB" w:rsidR="007B5CF7" w:rsidRDefault="007B5CF7" w:rsidP="007B5CF7">
      <w:proofErr w:type="gramStart"/>
      <w:r>
        <w:t>Tipikus</w:t>
      </w:r>
      <w:proofErr w:type="gramEnd"/>
      <w:r>
        <w:t xml:space="preserve"> fejezetcím lehet az „Architektúra”, vagy „Tervezés”, a terjedelme 3-5 oldal szakdolgozat és diplomaterv esetén is. A feladat itt már egyáltalán nem mesélgetés, hanem egy objektív elemzés</w:t>
      </w:r>
      <w:r w:rsidR="00993628">
        <w:t xml:space="preserve"> </w:t>
      </w:r>
      <w:r>
        <w:t xml:space="preserve">bemutatása arról, hogy mi is a konkrét feladat, amit meg kell valósítani, milyen funkcionális és nem funkcionális követelmények vannak, hogy néz ki a rendszer </w:t>
      </w:r>
      <w:proofErr w:type="gramStart"/>
      <w:r>
        <w:t>architektúrája</w:t>
      </w:r>
      <w:proofErr w:type="gramEnd"/>
      <w:r>
        <w:t xml:space="preserve"> amit </w:t>
      </w:r>
      <w:r w:rsidR="00E03AC2">
        <w:t xml:space="preserve">terveztél, milyen használati esetek (nem use-case-ek, lásd. </w:t>
      </w:r>
      <w:r w:rsidR="00E03AC2">
        <w:fldChar w:fldCharType="begin"/>
      </w:r>
      <w:r w:rsidR="00E03AC2">
        <w:instrText xml:space="preserve"> REF _Ref433104042 \r \h </w:instrText>
      </w:r>
      <w:r w:rsidR="00E03AC2">
        <w:fldChar w:fldCharType="separate"/>
      </w:r>
      <w:r w:rsidR="005B153C">
        <w:t>3.6.3</w:t>
      </w:r>
      <w:r w:rsidR="00E03AC2">
        <w:fldChar w:fldCharType="end"/>
      </w:r>
      <w:r w:rsidR="00E03AC2">
        <w:t>) vannak, s esetleg itt kaphat helyet az adatbázis séma tervezete is. Ez a fejezet viszonylag közel van a „nagykönyv” szerinti követelményspecifikációhoz.</w:t>
      </w:r>
    </w:p>
    <w:p w14:paraId="7AE8A3B0" w14:textId="15E82192" w:rsidR="00466AA4" w:rsidRDefault="00466AA4" w:rsidP="007B5CF7">
      <w:r w:rsidRPr="00466AA4">
        <w:t xml:space="preserve">Ha esetleg valamilyen </w:t>
      </w:r>
      <w:proofErr w:type="gramStart"/>
      <w:r w:rsidRPr="00466AA4">
        <w:t>speciális</w:t>
      </w:r>
      <w:proofErr w:type="gramEnd"/>
      <w:r w:rsidRPr="00466AA4">
        <w:t xml:space="preserve"> módszertant </w:t>
      </w:r>
      <w:r>
        <w:t>követtél/követtetek</w:t>
      </w:r>
      <w:r w:rsidRPr="00466AA4">
        <w:t xml:space="preserve"> a fejlesztés során (csapatban agile, TDD, vagy valami hasonló), azt is érdemes itt megemlíteni. Ha </w:t>
      </w:r>
      <w:r>
        <w:t xml:space="preserve">a szokásostól eltér, akkor érdemes lehet megemlíteni 1-2 mondatban a fejlesztőkörnyezetet és a verziókezelést is, sokkal többet viszont nem érdemes rászánni. </w:t>
      </w:r>
    </w:p>
    <w:p w14:paraId="7ED8EB2E" w14:textId="45BC6332" w:rsidR="00E03AC2" w:rsidRDefault="00E03AC2" w:rsidP="00E03AC2">
      <w:pPr>
        <w:pStyle w:val="Cmsor3"/>
      </w:pPr>
      <w:bookmarkStart w:id="76" w:name="_Toc214917771"/>
      <w:r>
        <w:lastRenderedPageBreak/>
        <w:t>Önálló munka bemutatása</w:t>
      </w:r>
      <w:bookmarkEnd w:id="76"/>
    </w:p>
    <w:p w14:paraId="67363C1E" w14:textId="537BA3D5" w:rsidR="00E03AC2" w:rsidRDefault="00E03AC2" w:rsidP="00E03AC2">
      <w:r>
        <w:t>Ez a blokk egy, vagy több nagyobb fejezetet tartalmaz, mely bemutatja az elkészült megoldás műszaki felépítését, kiemelve az érdekesebb/bonyolultabb megoldásokat és a nem egyértelmű technológiai döntések indoklásait. Terjedelme szakdolgozatban kb. 30</w:t>
      </w:r>
      <w:r w:rsidR="008B204B">
        <w:t>-40</w:t>
      </w:r>
      <w:r>
        <w:t>, diplomatervben kb. 40</w:t>
      </w:r>
      <w:r w:rsidR="008B204B">
        <w:t>-50</w:t>
      </w:r>
      <w:r>
        <w:t xml:space="preserve"> oldal.</w:t>
      </w:r>
    </w:p>
    <w:p w14:paraId="4FEC67FA" w14:textId="022EF40E" w:rsidR="00E03AC2" w:rsidRDefault="00E03AC2" w:rsidP="00E03AC2">
      <w:r>
        <w:t xml:space="preserve">Nagyon fontos, hogy szemben az előző blokkal itt nem cél, hogy egy száraz dokumentációt készítsél. </w:t>
      </w:r>
      <w:proofErr w:type="gramStart"/>
      <w:r>
        <w:t>Tipikus</w:t>
      </w:r>
      <w:proofErr w:type="gramEnd"/>
      <w:r>
        <w:t xml:space="preserve"> hiba tud lenni, hogy minden apró részletet és függvényt be akarsz mutatni a programodból. Ennek az eredménye általában csak számos hosszú száraz felsorolás, amit minden jóérzésű bíráló már a második elem után átugrik</w:t>
      </w:r>
      <w:proofErr w:type="gramStart"/>
      <w:r>
        <w:t>….</w:t>
      </w:r>
      <w:proofErr w:type="gramEnd"/>
    </w:p>
    <w:p w14:paraId="5427492C" w14:textId="4948FF97" w:rsidR="00E03AC2" w:rsidRDefault="002D6BCD" w:rsidP="00E03AC2">
      <w:r>
        <w:t>Képzeld el, hogy egy barátodnak kell bemutatnod, a szoftvert</w:t>
      </w:r>
      <w:r w:rsidR="008B204B">
        <w:t>,</w:t>
      </w:r>
      <w:r>
        <w:t xml:space="preserve"> amit készítettél. Tervezz meg egy gondolati szálat, ami mentén be akarod mutatni neki. Például kezdheted az adatbázistól, melyen keresztül bemutatod az adatmodellt, majd az erre épülő üzleti logikai réteget, végül pedig a felhasználói felületet. De haladhatsz vízszintesen is, modulról, modulra a rendszer bemutatása során. A lényeg, hogy </w:t>
      </w:r>
      <w:r w:rsidRPr="00A65968">
        <w:rPr>
          <w:b/>
          <w:i/>
          <w:u w:val="single"/>
        </w:rPr>
        <w:t>legyen valamilyen rendező elv</w:t>
      </w:r>
      <w:r>
        <w:t xml:space="preserve">, s ezen belül </w:t>
      </w:r>
      <w:r w:rsidRPr="00A65968">
        <w:rPr>
          <w:i/>
        </w:rPr>
        <w:t>se</w:t>
      </w:r>
      <w:r>
        <w:t xml:space="preserve"> </w:t>
      </w:r>
      <w:r w:rsidRPr="00A65968">
        <w:rPr>
          <w:i/>
        </w:rPr>
        <w:t>mindent</w:t>
      </w:r>
      <w:r>
        <w:t xml:space="preserve"> próbálj bemutatni, hanem </w:t>
      </w:r>
      <w:proofErr w:type="gramStart"/>
      <w:r>
        <w:t>koncentrálj</w:t>
      </w:r>
      <w:proofErr w:type="gramEnd"/>
      <w:r>
        <w:t xml:space="preserve"> az érdekesebb, nem triviálisabb megoldásokra.</w:t>
      </w:r>
    </w:p>
    <w:p w14:paraId="54554C32" w14:textId="5B283570" w:rsidR="002D6BCD" w:rsidRDefault="002D6BCD" w:rsidP="00E03AC2">
      <w:r>
        <w:t>Rossz példa:</w:t>
      </w:r>
    </w:p>
    <w:p w14:paraId="6758F7D3" w14:textId="34CAD256" w:rsidR="002D6BCD" w:rsidRPr="002D6BCD" w:rsidRDefault="002D6BCD" w:rsidP="00E03AC2">
      <w:pPr>
        <w:rPr>
          <w:i/>
        </w:rPr>
      </w:pPr>
      <w:r w:rsidRPr="002D6BCD">
        <w:rPr>
          <w:i/>
        </w:rPr>
        <w:t xml:space="preserve">A WordProcessor osztály a következő </w:t>
      </w:r>
      <w:proofErr w:type="gramStart"/>
      <w:r w:rsidRPr="002D6BCD">
        <w:rPr>
          <w:i/>
        </w:rPr>
        <w:t>funkciókat</w:t>
      </w:r>
      <w:proofErr w:type="gramEnd"/>
      <w:r w:rsidRPr="002D6BCD">
        <w:rPr>
          <w:i/>
        </w:rPr>
        <w:t xml:space="preserve"> valósítja meg:</w:t>
      </w:r>
    </w:p>
    <w:p w14:paraId="2A91C1F6" w14:textId="5E1B28E5" w:rsidR="002D6BCD" w:rsidRPr="002D6BCD" w:rsidRDefault="002D6BCD" w:rsidP="00605D5F">
      <w:pPr>
        <w:pStyle w:val="Listaszerbekezds"/>
        <w:numPr>
          <w:ilvl w:val="0"/>
          <w:numId w:val="11"/>
        </w:numPr>
        <w:rPr>
          <w:i/>
        </w:rPr>
      </w:pPr>
      <w:r w:rsidRPr="002D6BCD">
        <w:rPr>
          <w:b/>
          <w:i/>
        </w:rPr>
        <w:t>AddWord</w:t>
      </w:r>
      <w:r w:rsidRPr="002D6BCD">
        <w:rPr>
          <w:i/>
        </w:rPr>
        <w:t>: felvesz egy új szót</w:t>
      </w:r>
    </w:p>
    <w:p w14:paraId="095A0915" w14:textId="4319AF54" w:rsidR="002D6BCD" w:rsidRPr="002D6BCD" w:rsidRDefault="002D6BCD" w:rsidP="00605D5F">
      <w:pPr>
        <w:pStyle w:val="Listaszerbekezds"/>
        <w:numPr>
          <w:ilvl w:val="0"/>
          <w:numId w:val="11"/>
        </w:numPr>
        <w:rPr>
          <w:i/>
        </w:rPr>
      </w:pPr>
      <w:r w:rsidRPr="002D6BCD">
        <w:rPr>
          <w:b/>
          <w:i/>
        </w:rPr>
        <w:t>RemoveWord</w:t>
      </w:r>
      <w:r w:rsidRPr="002D6BCD">
        <w:rPr>
          <w:i/>
        </w:rPr>
        <w:t>: törli a megadott szót</w:t>
      </w:r>
    </w:p>
    <w:p w14:paraId="52FCB0DB" w14:textId="71724A87" w:rsidR="002D6BCD" w:rsidRPr="002D6BCD" w:rsidRDefault="002D6BCD" w:rsidP="00605D5F">
      <w:pPr>
        <w:pStyle w:val="Listaszerbekezds"/>
        <w:numPr>
          <w:ilvl w:val="0"/>
          <w:numId w:val="11"/>
        </w:numPr>
        <w:rPr>
          <w:i/>
        </w:rPr>
      </w:pPr>
      <w:r w:rsidRPr="002D6BCD">
        <w:rPr>
          <w:b/>
          <w:i/>
        </w:rPr>
        <w:t>ChangeWord</w:t>
      </w:r>
      <w:r w:rsidRPr="002D6BCD">
        <w:rPr>
          <w:i/>
        </w:rPr>
        <w:t>: megváltoztatja a kijelölt szót</w:t>
      </w:r>
    </w:p>
    <w:p w14:paraId="70EDE4E0" w14:textId="48A1FF46" w:rsidR="002D6BCD" w:rsidRPr="002D6BCD" w:rsidRDefault="002D6BCD" w:rsidP="00605D5F">
      <w:pPr>
        <w:pStyle w:val="Listaszerbekezds"/>
        <w:numPr>
          <w:ilvl w:val="0"/>
          <w:numId w:val="11"/>
        </w:numPr>
        <w:rPr>
          <w:i/>
        </w:rPr>
      </w:pPr>
      <w:r w:rsidRPr="002D6BCD">
        <w:rPr>
          <w:b/>
          <w:i/>
        </w:rPr>
        <w:t>CreateDocument</w:t>
      </w:r>
      <w:r w:rsidRPr="002D6BCD">
        <w:rPr>
          <w:i/>
        </w:rPr>
        <w:t xml:space="preserve">: létrehoz egy új </w:t>
      </w:r>
      <w:proofErr w:type="gramStart"/>
      <w:r w:rsidRPr="002D6BCD">
        <w:rPr>
          <w:i/>
        </w:rPr>
        <w:t>dokumentumot</w:t>
      </w:r>
      <w:proofErr w:type="gramEnd"/>
      <w:r w:rsidRPr="002D6BCD">
        <w:rPr>
          <w:i/>
        </w:rPr>
        <w:t>.</w:t>
      </w:r>
    </w:p>
    <w:p w14:paraId="3F5C736F" w14:textId="3B0F6AF6" w:rsidR="002D6BCD" w:rsidRDefault="002D6BCD" w:rsidP="002D6BCD">
      <w:r>
        <w:t>Ugyanez helyesen:</w:t>
      </w:r>
    </w:p>
    <w:p w14:paraId="31162ED5" w14:textId="793667B1" w:rsidR="002D6BCD" w:rsidRPr="002D6BCD" w:rsidRDefault="002D6BCD" w:rsidP="002D6BCD">
      <w:pPr>
        <w:rPr>
          <w:i/>
        </w:rPr>
      </w:pPr>
      <w:r w:rsidRPr="002D6BCD">
        <w:rPr>
          <w:i/>
        </w:rPr>
        <w:t xml:space="preserve">Megoldásomban a szavak kezelését a </w:t>
      </w:r>
      <w:r w:rsidRPr="002D6BCD">
        <w:rPr>
          <w:rFonts w:asciiTheme="minorHAnsi" w:hAnsiTheme="minorHAnsi"/>
        </w:rPr>
        <w:t>WordProcessor</w:t>
      </w:r>
      <w:r w:rsidRPr="002D6BCD">
        <w:rPr>
          <w:i/>
        </w:rPr>
        <w:t xml:space="preserve"> osztály végzi. Első használatkor a </w:t>
      </w:r>
      <w:r w:rsidRPr="002D6BCD">
        <w:rPr>
          <w:rFonts w:asciiTheme="minorHAnsi" w:hAnsiTheme="minorHAnsi"/>
        </w:rPr>
        <w:t>CreateDocument</w:t>
      </w:r>
      <w:r w:rsidRPr="002D6BCD">
        <w:rPr>
          <w:i/>
        </w:rPr>
        <w:t xml:space="preserve"> függvényével tudunk egy új </w:t>
      </w:r>
      <w:proofErr w:type="gramStart"/>
      <w:r w:rsidRPr="002D6BCD">
        <w:rPr>
          <w:i/>
        </w:rPr>
        <w:t>dokumentumot</w:t>
      </w:r>
      <w:proofErr w:type="gramEnd"/>
      <w:r w:rsidRPr="002D6BCD">
        <w:rPr>
          <w:i/>
        </w:rPr>
        <w:t xml:space="preserve"> létrehozni, majd különböző függvényekkel manipulálni annak tartalmát.</w:t>
      </w:r>
    </w:p>
    <w:p w14:paraId="24DC8EFB" w14:textId="2E01B1AB" w:rsidR="002D6BCD" w:rsidRDefault="002D6BCD" w:rsidP="002D6BCD">
      <w:r>
        <w:t xml:space="preserve">A fenti példából az is látszik, hogy a programozási elemek (osztálynevek, függvények) elkülönítését hogyan segítheti egy megkülönböztető betűtípus/formázás (következetes!) </w:t>
      </w:r>
      <w:proofErr w:type="gramStart"/>
      <w:r>
        <w:t>használata</w:t>
      </w:r>
      <w:proofErr w:type="gramEnd"/>
      <w:r>
        <w:t xml:space="preserve">. </w:t>
      </w:r>
    </w:p>
    <w:p w14:paraId="1209AB51" w14:textId="0A6499D6" w:rsidR="002D6BCD" w:rsidRDefault="00D82885" w:rsidP="00D82885">
      <w:pPr>
        <w:pStyle w:val="Cmsor3"/>
      </w:pPr>
      <w:bookmarkStart w:id="77" w:name="_Toc214917772"/>
      <w:r>
        <w:lastRenderedPageBreak/>
        <w:t>Önálló munka értékelése, mérések</w:t>
      </w:r>
      <w:r w:rsidR="00466AA4">
        <w:t>, tesztelés</w:t>
      </w:r>
      <w:r>
        <w:t>, eredmények bemutatása</w:t>
      </w:r>
      <w:bookmarkEnd w:id="77"/>
    </w:p>
    <w:p w14:paraId="5DEA8C12" w14:textId="3C3E9AB5" w:rsidR="00D82885" w:rsidRDefault="00D82885" w:rsidP="00D82885">
      <w:r>
        <w:t xml:space="preserve">E fejezet szakdolgozatban </w:t>
      </w:r>
      <w:r w:rsidR="00206F72">
        <w:t>3</w:t>
      </w:r>
      <w:r>
        <w:t>-5, diplomamunkában 6-7 oldal lehet. Célja, hogy összegezve bemutassa az eredményeidet. Például</w:t>
      </w:r>
      <w:r w:rsidR="00206F72">
        <w:t>,</w:t>
      </w:r>
      <w:r>
        <w:t xml:space="preserve"> ha valamilyen algoritmust fejlesztettél, itt mutathatod be mérésekkel, diagramokkal, hogy milyen teljesítményt </w:t>
      </w:r>
      <w:proofErr w:type="gramStart"/>
      <w:r>
        <w:t>produkál</w:t>
      </w:r>
      <w:proofErr w:type="gramEnd"/>
      <w:r>
        <w:t xml:space="preserve"> a különböző megvalósításaihoz, vagy éppen mások implementációihoz képest. Ha egy weboldalt, vagy mobil alkalmazást készítettél, és készültek hozzá automatizált felülettesztek, vagy egység-tesztek</w:t>
      </w:r>
      <w:r w:rsidR="00466AA4">
        <w:t>, esetleg végeztetek felhasználói tesztelést</w:t>
      </w:r>
      <w:r>
        <w:t>, akkor azokat itt bemutathatod. Itt írhatsz a szoftver utóéletéről, pl. kikerült-e a Store-ba, elkezdték-e élesben használni, mik vele a tapasztalatok? Előfordulhat az is, hogy nincs külön mondanivalód ezekről, vagy ezeket logikusabb elmondani az előző fejezetben. Ilyen esetekben ez és az előző fejezet összevonható és összemosható egymással.</w:t>
      </w:r>
    </w:p>
    <w:p w14:paraId="342C9199" w14:textId="2CDA65F6" w:rsidR="00D82885" w:rsidRDefault="00D82885" w:rsidP="00D82885">
      <w:pPr>
        <w:pStyle w:val="Cmsor3"/>
      </w:pPr>
      <w:bookmarkStart w:id="78" w:name="_Toc214917773"/>
      <w:r>
        <w:t>Összefoglaló</w:t>
      </w:r>
      <w:bookmarkEnd w:id="78"/>
    </w:p>
    <w:p w14:paraId="51865DDE" w14:textId="53844970" w:rsidR="00D82885" w:rsidRDefault="003B77D0" w:rsidP="00D82885">
      <w:r>
        <w:t>Dolgozattípustól függetlenül 1 oldalban foglald össze az eredményeidet. E/1-ben és múlt időben. Megterveztem, megvalósítottam, eldöntöttem, leteszteltem… stb.</w:t>
      </w:r>
    </w:p>
    <w:p w14:paraId="2CB9130A" w14:textId="575F06B8" w:rsidR="003B77D0" w:rsidRDefault="003B77D0" w:rsidP="00D82885">
      <w:r>
        <w:t>Itt kaphatnak helyet további max 1 oldalban a továbbfejlesztési lehetőségek. Milyen hiányosságait látod a rendszernek, illetve milyen lehetőségeket látsz a továbbfejlesztésére?</w:t>
      </w:r>
    </w:p>
    <w:p w14:paraId="0F67AB29" w14:textId="174F63C3" w:rsidR="003B77D0" w:rsidRDefault="003B77D0" w:rsidP="00D82885">
      <w:r>
        <w:t xml:space="preserve">A dolgozat zárásánál sokan zavarba jönnek, miről lehetne írni. </w:t>
      </w:r>
      <w:proofErr w:type="gramStart"/>
      <w:r>
        <w:t>Praktikus</w:t>
      </w:r>
      <w:proofErr w:type="gramEnd"/>
      <w:r>
        <w:t xml:space="preserve"> tanács itt, hogy foglald össze a személyes tapasztalataidat (amik itt végre bátran lehetnek akár szubjektívak is </w:t>
      </w:r>
      <w:r>
        <w:sym w:font="Wingdings" w:char="F04A"/>
      </w:r>
      <w:r>
        <w:t>). Mit tanultál ebből a projektből? Mi a véleményed a technológiákról, amiket alkalmaztál? Beleszerettél az Android fejlesztésbe, vagy egy életre megutáltad? Ilyen és hasonló gondolatok kellemes oldott hangulatú végszót tudnak adni a dolgozatodnak.</w:t>
      </w:r>
    </w:p>
    <w:p w14:paraId="5BB2E470" w14:textId="78F28A28" w:rsidR="003B77D0" w:rsidRDefault="003B77D0" w:rsidP="003B77D0">
      <w:pPr>
        <w:pStyle w:val="Cmsor3"/>
      </w:pPr>
      <w:bookmarkStart w:id="79" w:name="_Toc214917774"/>
      <w:r>
        <w:t>Köszönetnyilvánítások</w:t>
      </w:r>
      <w:bookmarkEnd w:id="79"/>
    </w:p>
    <w:p w14:paraId="0BAB08D6" w14:textId="125C4D8F" w:rsidR="003B77D0" w:rsidRDefault="00206F72" w:rsidP="003B77D0">
      <w:r>
        <w:t>A</w:t>
      </w:r>
      <w:r w:rsidR="003B77D0">
        <w:t xml:space="preserve"> legtöbb esetben felesleges blokk, pusztán a </w:t>
      </w:r>
      <w:proofErr w:type="gramStart"/>
      <w:r w:rsidR="003B77D0">
        <w:t>konzulensednek</w:t>
      </w:r>
      <w:proofErr w:type="gramEnd"/>
      <w:r w:rsidR="003B77D0">
        <w:t xml:space="preserve"> megköszönni a segítségét nem szükséges. Neki az a dolga, hogy segítsen. Akkor érdemes ezzel foglalkozni, ha például valamilyen harmadik fél (külső cég, külső </w:t>
      </w:r>
      <w:proofErr w:type="gramStart"/>
      <w:r w:rsidR="003B77D0">
        <w:t>konzulens</w:t>
      </w:r>
      <w:proofErr w:type="gramEnd"/>
      <w:r w:rsidR="003B77D0">
        <w:t xml:space="preserve">, családod stb.) is említésre méltóan segítette a munkádat és úgy érzed, fontos lenne ebben a formában is kinyilvánítani a háládat. </w:t>
      </w:r>
      <w:r w:rsidR="00466AA4">
        <w:t>Tehát a „Köszönöm a családomnak, és a kiskutyámnak, hogy végig mögöttem álltak</w:t>
      </w:r>
      <w:proofErr w:type="gramStart"/>
      <w:r w:rsidR="00466AA4">
        <w:t>”, helyett</w:t>
      </w:r>
      <w:proofErr w:type="gramEnd"/>
      <w:r w:rsidR="00466AA4">
        <w:t xml:space="preserve"> a „Köszönöm XY-nak a JavaScript-</w:t>
      </w:r>
      <w:r w:rsidR="00466AA4">
        <w:lastRenderedPageBreak/>
        <w:t>ek hibakeresésében nyújtott segítségét és ZX-nek az alkalmazás megjelenéséhez adott értékes tanácsait” típusú köszönetnyilvánításoknak van értelme.</w:t>
      </w:r>
    </w:p>
    <w:p w14:paraId="108A4311" w14:textId="233B8E30" w:rsidR="003B77D0" w:rsidRDefault="003B77D0" w:rsidP="003B77D0">
      <w:pPr>
        <w:pStyle w:val="Cmsor3"/>
      </w:pPr>
      <w:bookmarkStart w:id="80" w:name="_Toc214917775"/>
      <w:r>
        <w:t>Részletes és pontos irodalomjegyzék</w:t>
      </w:r>
      <w:bookmarkEnd w:id="80"/>
    </w:p>
    <w:p w14:paraId="3ECA84F4" w14:textId="448EFD57" w:rsidR="003B77D0" w:rsidRDefault="003B77D0" w:rsidP="003B77D0">
      <w:r>
        <w:t xml:space="preserve">Ezt a Word generálja neked. Részletek a </w:t>
      </w:r>
      <w:r>
        <w:fldChar w:fldCharType="begin"/>
      </w:r>
      <w:r>
        <w:instrText xml:space="preserve"> REF _Ref433106519 \r \h </w:instrText>
      </w:r>
      <w:r>
        <w:fldChar w:fldCharType="separate"/>
      </w:r>
      <w:r w:rsidR="005B153C">
        <w:t>3.9</w:t>
      </w:r>
      <w:r>
        <w:fldChar w:fldCharType="end"/>
      </w:r>
      <w:r>
        <w:t>. fejezetben.</w:t>
      </w:r>
    </w:p>
    <w:p w14:paraId="5FCD9B4E" w14:textId="435122C0" w:rsidR="00843159" w:rsidRDefault="00843159" w:rsidP="003B77D0">
      <w:pPr>
        <w:pStyle w:val="Cmsor3"/>
      </w:pPr>
      <w:bookmarkStart w:id="81" w:name="_Toc214917776"/>
      <w:r>
        <w:t>Ábrajegyzék, táblázatjegyzék</w:t>
      </w:r>
      <w:bookmarkEnd w:id="81"/>
    </w:p>
    <w:p w14:paraId="6DCBED07" w14:textId="1EFEF073" w:rsidR="00843159" w:rsidRPr="00843159" w:rsidRDefault="009F5C1D" w:rsidP="00843159">
      <w:r>
        <w:t>Az esetek többségében felesleges.</w:t>
      </w:r>
    </w:p>
    <w:p w14:paraId="05A69570" w14:textId="62BFA661" w:rsidR="003B77D0" w:rsidRDefault="003B77D0" w:rsidP="003B77D0">
      <w:pPr>
        <w:pStyle w:val="Cmsor3"/>
      </w:pPr>
      <w:bookmarkStart w:id="82" w:name="_Toc214917777"/>
      <w:r>
        <w:t>Függelék</w:t>
      </w:r>
      <w:bookmarkEnd w:id="82"/>
    </w:p>
    <w:p w14:paraId="6D5EB605" w14:textId="36BE2C87" w:rsidR="003B77D0" w:rsidRPr="003B77D0" w:rsidRDefault="003B77D0" w:rsidP="003B77D0">
      <w:r>
        <w:t xml:space="preserve">A függelékek </w:t>
      </w:r>
      <w:r w:rsidR="00843159">
        <w:t>a törzstartalmon kívüli kiegészítések a dolgozathoz. Ide kerülhetnek a nagyobb ábrák, hosszabb példakódok, vagy részletes algoritmus bemutatások, amelyek csak lazábban kapcsolódnak a témához, ezért a dolgozatod törzsében nem mutattad be részletesen. A függelék nem kötelező tartalmi elem, sok esetben teljesen elhagyható.</w:t>
      </w:r>
    </w:p>
    <w:p w14:paraId="52E7E429" w14:textId="2528EC23" w:rsidR="00203E00" w:rsidRDefault="00203E00" w:rsidP="00203E00">
      <w:pPr>
        <w:pStyle w:val="Cmsor2"/>
      </w:pPr>
      <w:bookmarkStart w:id="83" w:name="_Toc214917778"/>
      <w:r>
        <w:t>Egyéb tartalmi elemek</w:t>
      </w:r>
      <w:bookmarkEnd w:id="83"/>
    </w:p>
    <w:p w14:paraId="52E2ED83" w14:textId="57AC1E34" w:rsidR="006034C7" w:rsidRDefault="006034C7" w:rsidP="00203E00">
      <w:pPr>
        <w:pStyle w:val="Cmsor3"/>
      </w:pPr>
      <w:bookmarkStart w:id="84" w:name="_Toc214917779"/>
      <w:r>
        <w:t>Stílus</w:t>
      </w:r>
      <w:bookmarkEnd w:id="84"/>
    </w:p>
    <w:p w14:paraId="28B9F64C" w14:textId="0940C690" w:rsidR="00E03AC2" w:rsidRPr="00E03AC2" w:rsidRDefault="00E03AC2" w:rsidP="00E03AC2">
      <w:r>
        <w:t xml:space="preserve">A szakdolgozat/diplomaterv műfaját tekintve félúton van egy szoftverspecifikáció és egy irodalmi </w:t>
      </w:r>
      <w:proofErr w:type="gramStart"/>
      <w:r>
        <w:t>esszé</w:t>
      </w:r>
      <w:proofErr w:type="gramEnd"/>
      <w:r>
        <w:t xml:space="preserve"> között. Fontos, hogy a leírtak (a nyilvánvalóan szubjektív részeket leszámítva) általában </w:t>
      </w:r>
      <w:proofErr w:type="gramStart"/>
      <w:r>
        <w:t>objektív</w:t>
      </w:r>
      <w:proofErr w:type="gramEnd"/>
      <w:r>
        <w:t xml:space="preserve"> elemzés eredményei legyenek, mérnöki szemléletmódot tükrözzenek.</w:t>
      </w:r>
      <w:r w:rsidR="00153800">
        <w:t xml:space="preserve"> Ugyanakkor</w:t>
      </w:r>
      <w:r>
        <w:t xml:space="preserve"> </w:t>
      </w:r>
      <w:r w:rsidR="00153800">
        <w:t>k</w:t>
      </w:r>
      <w:r>
        <w:t>erüld a szoftverspecifikációk száraz stílusát, az értelmetlen felsorolásokat, s próbáld inkább (az objektivitás megtartása mellett) elbeszélő stílusban bemutatni a munkádat.</w:t>
      </w:r>
    </w:p>
    <w:p w14:paraId="66BEA8CF" w14:textId="43EECF80" w:rsidR="006034C7" w:rsidRDefault="006034C7" w:rsidP="006034C7">
      <w:pPr>
        <w:pStyle w:val="Cmsor3"/>
      </w:pPr>
      <w:bookmarkStart w:id="85" w:name="_Toc214917780"/>
      <w:r>
        <w:t>E/1</w:t>
      </w:r>
      <w:bookmarkEnd w:id="85"/>
    </w:p>
    <w:p w14:paraId="3B9B48E7" w14:textId="33E505DA" w:rsidR="006034C7" w:rsidRPr="006034C7" w:rsidRDefault="006034C7" w:rsidP="006034C7">
      <w:r>
        <w:t xml:space="preserve">A bíráló számára lényeges, hogy határozottan szét tudja választani az önálló munkádat mások munkájától. Ezért rendkívül fontos, hogy következetesen és sűrűn alkalmazd az egyes szám, első személyű mondatokat és kerüld a passzív </w:t>
      </w:r>
      <w:r w:rsidR="007B5CF7">
        <w:t xml:space="preserve">mondatok </w:t>
      </w:r>
      <w:r>
        <w:t>használatát. Ne azt írd, hogy „Ez itt az osztálydiagram”, mivel ez simán jelentheti azt is, hogy az ábrán egy osztálydiagramot látunk, amit a netről letöltöttél, hanem írd azt, hogy „</w:t>
      </w:r>
      <w:proofErr w:type="gramStart"/>
      <w:r>
        <w:t>A</w:t>
      </w:r>
      <w:proofErr w:type="gramEnd"/>
      <w:r>
        <w:t xml:space="preserve"> 4. ábrán bemutat</w:t>
      </w:r>
      <w:r w:rsidRPr="006034C7">
        <w:rPr>
          <w:b/>
          <w:u w:val="single"/>
        </w:rPr>
        <w:t>om</w:t>
      </w:r>
      <w:r>
        <w:t xml:space="preserve"> az osztálydiagramot, amit az alkalmazás</w:t>
      </w:r>
      <w:r w:rsidRPr="006034C7">
        <w:rPr>
          <w:b/>
          <w:u w:val="single"/>
        </w:rPr>
        <w:t>om</w:t>
      </w:r>
      <w:r>
        <w:t>hoz tervezt</w:t>
      </w:r>
      <w:r w:rsidRPr="006034C7">
        <w:rPr>
          <w:b/>
          <w:u w:val="single"/>
        </w:rPr>
        <w:t>em</w:t>
      </w:r>
      <w:r>
        <w:t>”</w:t>
      </w:r>
    </w:p>
    <w:p w14:paraId="2DF7BC21" w14:textId="13F9076C" w:rsidR="00203E00" w:rsidRDefault="00203E00" w:rsidP="00203E00">
      <w:pPr>
        <w:pStyle w:val="Cmsor3"/>
      </w:pPr>
      <w:bookmarkStart w:id="86" w:name="_Toc214917781"/>
      <w:r>
        <w:lastRenderedPageBreak/>
        <w:t>Rövidítések</w:t>
      </w:r>
      <w:bookmarkEnd w:id="86"/>
    </w:p>
    <w:p w14:paraId="0C25FB1A" w14:textId="77777777" w:rsidR="00203E00" w:rsidRDefault="00203E00" w:rsidP="00203E00">
      <w:r>
        <w:t xml:space="preserve">A dolgozatodban alapszabály, hogy </w:t>
      </w:r>
      <w:r w:rsidRPr="00203E00">
        <w:rPr>
          <w:b/>
        </w:rPr>
        <w:t>minden</w:t>
      </w:r>
      <w:r>
        <w:t xml:space="preserve"> rövidítést legalább az első használatkor ki kell fejteni, és vagy röviden elmagyarázni mit jelent, vagy egy referenciát beszúrni, mely a magyarázatot tartalmazza. Ezt követően a rövidítés már szabadon használható.</w:t>
      </w:r>
    </w:p>
    <w:p w14:paraId="539E6E02" w14:textId="07BCA803" w:rsidR="00203E00" w:rsidRPr="00203E00" w:rsidRDefault="00203E00" w:rsidP="00203E00">
      <w:r w:rsidRPr="00203E00">
        <w:t>Nézd meg a lenti példát! Figyeld meg azt is, hogy forrásként magát a szabványt, és nem a Wikipedia oldalt adtam meg.</w:t>
      </w:r>
    </w:p>
    <w:p w14:paraId="5F1657A1" w14:textId="4DA9E28C" w:rsidR="00203E00" w:rsidRPr="00203E00" w:rsidRDefault="00203E00" w:rsidP="00203E00">
      <w:r w:rsidRPr="00203E00">
        <w:t>Rossz: A weboldalt HTML-ben írtam le.</w:t>
      </w:r>
    </w:p>
    <w:p w14:paraId="069CEFD8" w14:textId="43A8853E" w:rsidR="00203E00" w:rsidRPr="00203E00" w:rsidRDefault="00203E00" w:rsidP="00203E00">
      <w:r w:rsidRPr="00203E00">
        <w:t xml:space="preserve">Jó: A weboldal leírására HyperText Markup Language-t (HTML) használtam </w:t>
      </w:r>
      <w:sdt>
        <w:sdtPr>
          <w:id w:val="397634055"/>
          <w:citation/>
        </w:sdtPr>
        <w:sdtContent>
          <w:r w:rsidRPr="00203E00">
            <w:fldChar w:fldCharType="begin"/>
          </w:r>
          <w:r w:rsidRPr="00203E00">
            <w:instrText xml:space="preserve"> CITATION W3C15 \l 1038 </w:instrText>
          </w:r>
          <w:r w:rsidRPr="00203E00">
            <w:fldChar w:fldCharType="separate"/>
          </w:r>
          <w:r w:rsidR="005B153C">
            <w:rPr>
              <w:noProof/>
            </w:rPr>
            <w:t>[2]</w:t>
          </w:r>
          <w:r w:rsidRPr="00203E00">
            <w:fldChar w:fldCharType="end"/>
          </w:r>
        </w:sdtContent>
      </w:sdt>
      <w:r w:rsidRPr="00203E00">
        <w:t>.</w:t>
      </w:r>
    </w:p>
    <w:p w14:paraId="6F9CC857" w14:textId="6CBE9A34" w:rsidR="00203E00" w:rsidRPr="00203E00" w:rsidRDefault="00203E00" w:rsidP="00203E00">
      <w:pPr>
        <w:pStyle w:val="Cmsor3"/>
      </w:pPr>
      <w:bookmarkStart w:id="87" w:name="_Ref433103059"/>
      <w:bookmarkStart w:id="88" w:name="_Toc214917782"/>
      <w:r w:rsidRPr="00203E00">
        <w:t>Technológia megválasztása</w:t>
      </w:r>
      <w:bookmarkEnd w:id="87"/>
      <w:bookmarkEnd w:id="88"/>
    </w:p>
    <w:p w14:paraId="188348C7" w14:textId="11A75396" w:rsidR="00203E00" w:rsidRDefault="00203E00" w:rsidP="00203E00">
      <w:r>
        <w:t xml:space="preserve">Számos esetben előfordul, hogy egy-egy </w:t>
      </w:r>
      <w:proofErr w:type="gramStart"/>
      <w:r>
        <w:t>probléma</w:t>
      </w:r>
      <w:proofErr w:type="gramEnd"/>
      <w:r>
        <w:t xml:space="preserve"> megoldására több különböző technológia áll rendelkezésedre. Amennyiben a feladatkiírásod eleve kikötötte valamelyik technológia (pl. NET, Java stb.) használatát, akkor semmilyen magyarázattal nem tartozol emiatt, használod azt, ami a feladatod volt.</w:t>
      </w:r>
    </w:p>
    <w:p w14:paraId="6D3E223E" w14:textId="69DF0BC3" w:rsidR="00203E00" w:rsidRDefault="00203E00" w:rsidP="00203E00">
      <w:r>
        <w:t xml:space="preserve">Ha egyébként a feladatkiírás nem tett a technológiai választásra utalást, akkor sincs gond, amennyiben valamely mainstream technológiára esik a választásod, valószínűleg nincs </w:t>
      </w:r>
      <w:proofErr w:type="gramStart"/>
      <w:r>
        <w:t>szükség magyarázkodásra</w:t>
      </w:r>
      <w:proofErr w:type="gramEnd"/>
      <w:r w:rsidR="006034C7">
        <w:t xml:space="preserve"> (a .NET VS Java példa ebbe a kategóriába esik)</w:t>
      </w:r>
      <w:r>
        <w:t>.</w:t>
      </w:r>
    </w:p>
    <w:p w14:paraId="5E12FBFA" w14:textId="3413DC9C" w:rsidR="00203E00" w:rsidRDefault="00203E00" w:rsidP="00203E00">
      <w:r>
        <w:t>Amennyiben egy feladat megvalósítására többféle, különböző előnyökkel és hátrányokkal járó technológia áll rendelkezésedre</w:t>
      </w:r>
      <w:r w:rsidR="006034C7">
        <w:t xml:space="preserve"> (pl. </w:t>
      </w:r>
      <w:r w:rsidR="00863DAF">
        <w:t>WinUI</w:t>
      </w:r>
      <w:r w:rsidR="006034C7">
        <w:t xml:space="preserve"> VS WPF) és nem a nyilvánvalóan korszerűbbet választod (pl. WinForms-ban akarsz megoldani egy feladatot) akkor mindenképpen szükséges, hogy ezt indokold is (pl. a banki környezetben ahol dolgozom ez jelenleg a támogatott fejlesztési nyelv).</w:t>
      </w:r>
    </w:p>
    <w:p w14:paraId="029D97DB" w14:textId="6252A8FC" w:rsidR="00502632" w:rsidRDefault="006034C7" w:rsidP="00502632">
      <w:r>
        <w:t>Mindenképp kerüld viszont el a</w:t>
      </w:r>
      <w:r w:rsidR="00863DAF">
        <w:t>v</w:t>
      </w:r>
      <w:r>
        <w:t xml:space="preserve">magyarázkodást és a szubjektív érvelést: „Azért választottam az iOS platformot, mert sokkal jobbnak tartom az Androidnál” – az ilyen mondatokat előszeretettel szedik cafatokra a bírálók. Inkább kezeld tényként a </w:t>
      </w:r>
      <w:proofErr w:type="gramStart"/>
      <w:r>
        <w:t>technológia választást</w:t>
      </w:r>
      <w:proofErr w:type="gramEnd"/>
      <w:r>
        <w:t>: „Megoldásomat iOS platformon valósítottam meg”.</w:t>
      </w:r>
    </w:p>
    <w:p w14:paraId="4E3ED7C9" w14:textId="09B4E71D" w:rsidR="003A35F5" w:rsidRDefault="003A35F5" w:rsidP="003A35F5">
      <w:pPr>
        <w:pStyle w:val="Cmsor2"/>
      </w:pPr>
      <w:bookmarkStart w:id="89" w:name="_Toc214917783"/>
      <w:r>
        <w:t>Mesterséges intelligencia és generatív MI eszközök</w:t>
      </w:r>
      <w:bookmarkEnd w:id="89"/>
    </w:p>
    <w:p w14:paraId="555B91C5" w14:textId="0E6A5A20" w:rsidR="00B50B49" w:rsidRDefault="00B50B49" w:rsidP="00B50B49">
      <w:r>
        <w:t xml:space="preserve">A Kar támogatja mind az oktatókat, mind a hallgatókat a generatív mesterséges intelligencia (MI) használatában. A generatív MI az utóbbi évtized legnagyobb hatású </w:t>
      </w:r>
      <w:r>
        <w:lastRenderedPageBreak/>
        <w:t xml:space="preserve">informatikai innovációja, mely hatékonyabbá teszi a mérnöki munkát. Fontos, hogy mind a hallgatók, mind az oktatók ennek a technológiának a szakértői legyenek: képesek legyenek készségszintű használatára, megismerkedjenek erősségeivel és a használatából fakadó </w:t>
      </w:r>
      <w:proofErr w:type="gramStart"/>
      <w:r>
        <w:t>problémákkal</w:t>
      </w:r>
      <w:proofErr w:type="gramEnd"/>
      <w:r>
        <w:t xml:space="preserve">. A Kar minden polgárát arra biztatjuk, hogy minél jobban használják ki a generatív MI képességeit a tanulás és az oktatás hatékonyabbá tétele érdekében, az </w:t>
      </w:r>
      <w:proofErr w:type="gramStart"/>
      <w:r>
        <w:t>etikus</w:t>
      </w:r>
      <w:proofErr w:type="gramEnd"/>
      <w:r>
        <w:t xml:space="preserve"> alkalmazás keretein belül. Az eszközök </w:t>
      </w:r>
      <w:proofErr w:type="gramStart"/>
      <w:r>
        <w:t>használat</w:t>
      </w:r>
      <w:r w:rsidR="00ED5BBC">
        <w:t>akor</w:t>
      </w:r>
      <w:proofErr w:type="gramEnd"/>
      <w:r w:rsidR="00ED5BBC">
        <w:t xml:space="preserve"> ugyanakkor fontos, hogy tartsuk magunkat a kari iránymutatáshoz, kérlek, ezeket figyelmesen tanulmányozd át:</w:t>
      </w:r>
    </w:p>
    <w:p w14:paraId="00E28583" w14:textId="330C6AF3" w:rsidR="003A35F5" w:rsidRDefault="00812426" w:rsidP="003A35F5">
      <w:hyperlink r:id="rId19" w:history="1">
        <w:r w:rsidR="00B50B49" w:rsidRPr="000C7555">
          <w:rPr>
            <w:rStyle w:val="Hiperhivatkozs"/>
          </w:rPr>
          <w:t>https://vik.bme.hu/hallgatoknak/altalanos/mi-hasznalat-ajanlasok</w:t>
        </w:r>
      </w:hyperlink>
    </w:p>
    <w:p w14:paraId="3D777141" w14:textId="77777777" w:rsidR="003A35F5" w:rsidRPr="003A35F5" w:rsidRDefault="003A35F5" w:rsidP="003A35F5"/>
    <w:p w14:paraId="4D31A62D" w14:textId="77777777" w:rsidR="00502632" w:rsidRPr="00463BC0" w:rsidRDefault="00502632" w:rsidP="00463BC0"/>
    <w:p w14:paraId="6D10D25C" w14:textId="5AE4D5AB" w:rsidR="008A3762" w:rsidRPr="008A3762" w:rsidRDefault="008A3762" w:rsidP="008A3762"/>
    <w:p w14:paraId="288A7EBD" w14:textId="32969679" w:rsidR="002841F9" w:rsidRDefault="002841F9" w:rsidP="005334AD">
      <w:pPr>
        <w:pStyle w:val="Cmsor1"/>
      </w:pPr>
      <w:bookmarkStart w:id="90" w:name="_Ref433098485"/>
      <w:bookmarkStart w:id="91" w:name="_Toc214917784"/>
      <w:r>
        <w:lastRenderedPageBreak/>
        <w:t>Formázási tudnivalók</w:t>
      </w:r>
      <w:bookmarkEnd w:id="16"/>
      <w:bookmarkEnd w:id="90"/>
      <w:bookmarkEnd w:id="91"/>
    </w:p>
    <w:p w14:paraId="642CD127" w14:textId="77777777" w:rsidR="00502A30" w:rsidRDefault="00756D62" w:rsidP="00502A30">
      <w:r>
        <w:t>Ez a fejezet összeszedi azokat a nélkülözhetetlen elemeket, amelyeket a dolgozat készítése során használnod kell a Word eszköztárából. Feltétlenül olvasd egyszer végig, hátha akad köztük újdonság.</w:t>
      </w:r>
    </w:p>
    <w:p w14:paraId="7ED8AFFA" w14:textId="2E295F18" w:rsidR="000F3EA7" w:rsidRDefault="000F3EA7" w:rsidP="000F3EA7">
      <w:pPr>
        <w:pStyle w:val="Cmsor2"/>
      </w:pPr>
      <w:bookmarkStart w:id="92" w:name="_Toc214917785"/>
      <w:r>
        <w:t>Általános tudnivalók</w:t>
      </w:r>
      <w:bookmarkEnd w:id="92"/>
    </w:p>
    <w:p w14:paraId="6C83040C" w14:textId="422C68C3" w:rsidR="000F3EA7" w:rsidRDefault="000F3EA7" w:rsidP="000F3EA7">
      <w:r>
        <w:t>A diplomaterv szabványos méretű A4-es lapokra kerüljön. Az oldalak tükörmargóval készüljenek (mindenhol 2.5cm, baloldalon 1cm-es kötéssel)</w:t>
      </w:r>
      <w:r w:rsidR="003F343A">
        <w:t xml:space="preserve">. </w:t>
      </w:r>
      <w:r>
        <w:t>Az alapértelmezett betűkészlet a 12 pontos Times New Roman, másfeles sorközzel.</w:t>
      </w:r>
      <w:r w:rsidR="003F343A">
        <w:t xml:space="preserve"> Nyomtatni mindig 1 oldalasan kell, tehát minden lapnak csak az egyik oldalára kerül szöveg, a „hátoldal” üresen marad.</w:t>
      </w:r>
    </w:p>
    <w:p w14:paraId="793F28A8" w14:textId="77777777" w:rsidR="000F3EA7" w:rsidRDefault="000F3EA7" w:rsidP="000F3EA7">
      <w:r>
        <w:t>Minden oldalon - az első négy szerkezeti elem kivételével - szerepelnie kell az oldalszámnak.</w:t>
      </w:r>
    </w:p>
    <w:p w14:paraId="4CDA9AE4" w14:textId="5A0D9C46" w:rsidR="000F3EA7" w:rsidRDefault="000F3EA7" w:rsidP="000F3EA7">
      <w:r>
        <w:t xml:space="preserve">A fejezeteket decimális beosztással kell ellátni. Az ábrákat a megfelelő helyre be kell illeszteni, fejezetenként decimális számmal és kifejező címmel kell ellátni. </w:t>
      </w:r>
    </w:p>
    <w:p w14:paraId="555313A0" w14:textId="77777777" w:rsidR="000F3EA7" w:rsidRDefault="000F3EA7" w:rsidP="000F3EA7">
      <w:r>
        <w:t xml:space="preserve">Az irodalomjegyzék szövegközi hivatkozása történhet a Harvard-rendszerben (a szerző és az évszám megadásával) vagy sorszámozva.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w:t>
      </w:r>
    </w:p>
    <w:p w14:paraId="6E595095" w14:textId="277FECF5" w:rsidR="000F3EA7" w:rsidRPr="00C7578F" w:rsidRDefault="000F3EA7" w:rsidP="000F3EA7">
      <w:pPr>
        <w:rPr>
          <w:b/>
        </w:rPr>
      </w:pPr>
      <w:r w:rsidRPr="00C7578F">
        <w:rPr>
          <w:b/>
        </w:rPr>
        <w:t xml:space="preserve">Ez a sablon </w:t>
      </w:r>
      <w:r w:rsidR="003F343A">
        <w:rPr>
          <w:b/>
        </w:rPr>
        <w:t>a fenti előírásoknak megfelelően</w:t>
      </w:r>
      <w:r w:rsidR="009B2EED" w:rsidRPr="00C7578F">
        <w:rPr>
          <w:b/>
        </w:rPr>
        <w:t xml:space="preserve"> van kialakítva, így általában külön nem kell foglalkoznod velük.</w:t>
      </w:r>
    </w:p>
    <w:p w14:paraId="2660C3B9" w14:textId="6F24B5A4" w:rsidR="00756D62" w:rsidRDefault="00756D62" w:rsidP="000F3EA7">
      <w:pPr>
        <w:pStyle w:val="Cmsor2"/>
      </w:pPr>
      <w:bookmarkStart w:id="93" w:name="_Toc214917786"/>
      <w:r>
        <w:t>Stílusok</w:t>
      </w:r>
      <w:bookmarkEnd w:id="93"/>
    </w:p>
    <w:p w14:paraId="69416207" w14:textId="77777777" w:rsidR="00756D62" w:rsidRDefault="00756D62" w:rsidP="00756D62">
      <w:r>
        <w:t xml:space="preserve">A Word szövegek egységességét stílusok segítéségével lehet a legegyszerűbben </w:t>
      </w:r>
      <w:proofErr w:type="gramStart"/>
      <w:r>
        <w:t>garantálni</w:t>
      </w:r>
      <w:proofErr w:type="gramEnd"/>
      <w:r>
        <w:t>. Azt javaslom, rögzítsd ki a stílus eszköztárt jobb oldalra, így folyamatosan nyomon követheted, hogy milyen stílussal dolgozol, illetve a stílusok közti váltást is sokszor kényelmesebb itt kezelni, mint a fenti eszköztáron.</w:t>
      </w:r>
    </w:p>
    <w:p w14:paraId="0C5A8DDF" w14:textId="77777777" w:rsidR="00756D62" w:rsidRDefault="00756D62" w:rsidP="00756D62">
      <w:pPr>
        <w:pStyle w:val="Kp"/>
      </w:pPr>
      <w:r>
        <w:rPr>
          <w:noProof/>
          <w:lang w:eastAsia="hu-HU"/>
        </w:rPr>
        <w:lastRenderedPageBreak/>
        <w:drawing>
          <wp:inline distT="0" distB="0" distL="0" distR="0" wp14:anchorId="27CE4E3A" wp14:editId="27BE634F">
            <wp:extent cx="1521562" cy="1255267"/>
            <wp:effectExtent l="190500" t="190500" r="193040" b="19304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39268" cy="1269874"/>
                    </a:xfrm>
                    <a:prstGeom prst="rect">
                      <a:avLst/>
                    </a:prstGeom>
                    <a:ln>
                      <a:noFill/>
                    </a:ln>
                    <a:effectLst>
                      <a:outerShdw blurRad="190500" algn="tl" rotWithShape="0">
                        <a:srgbClr val="000000">
                          <a:alpha val="70000"/>
                        </a:srgbClr>
                      </a:outerShdw>
                    </a:effectLst>
                  </pic:spPr>
                </pic:pic>
              </a:graphicData>
            </a:graphic>
          </wp:inline>
        </w:drawing>
      </w:r>
    </w:p>
    <w:p w14:paraId="09016A00" w14:textId="49895A13" w:rsidR="00756D62" w:rsidRPr="00756D62" w:rsidRDefault="003E2ECB" w:rsidP="00491D1C">
      <w:pPr>
        <w:pStyle w:val="Kpalrs"/>
      </w:pPr>
      <w:r>
        <w:fldChar w:fldCharType="begin"/>
      </w:r>
      <w:r>
        <w:instrText xml:space="preserve"> SEQ ábra \* ARABIC </w:instrText>
      </w:r>
      <w:r>
        <w:fldChar w:fldCharType="separate"/>
      </w:r>
      <w:r w:rsidR="005B153C">
        <w:rPr>
          <w:noProof/>
        </w:rPr>
        <w:t>1</w:t>
      </w:r>
      <w:r>
        <w:rPr>
          <w:noProof/>
        </w:rPr>
        <w:fldChar w:fldCharType="end"/>
      </w:r>
      <w:r w:rsidR="00756D62">
        <w:t>. ábra</w:t>
      </w:r>
      <w:r w:rsidR="00CC2118">
        <w:t xml:space="preserve">: </w:t>
      </w:r>
      <w:r w:rsidR="00A9757F">
        <w:t>Stílus eszköztár rögzítése</w:t>
      </w:r>
    </w:p>
    <w:p w14:paraId="164C2824" w14:textId="77777777" w:rsidR="002841F9" w:rsidRDefault="002841F9" w:rsidP="00756D62">
      <w:pPr>
        <w:pStyle w:val="Cmsor2"/>
      </w:pPr>
      <w:bookmarkStart w:id="94" w:name="_Toc332797399"/>
      <w:bookmarkStart w:id="95" w:name="_Toc214917787"/>
      <w:r>
        <w:t>Címsorok</w:t>
      </w:r>
      <w:bookmarkEnd w:id="94"/>
      <w:bookmarkEnd w:id="95"/>
    </w:p>
    <w:p w14:paraId="02ACB204" w14:textId="2BA81163" w:rsidR="00756D62" w:rsidRDefault="00502A30" w:rsidP="00502A30">
      <w:r>
        <w:t xml:space="preserve">A fejezetcímek esetén a </w:t>
      </w:r>
      <w:r w:rsidRPr="00D07335">
        <w:rPr>
          <w:rStyle w:val="Kiemels2"/>
        </w:rPr>
        <w:t>Címsor 1-4</w:t>
      </w:r>
      <w:r>
        <w:t xml:space="preserve"> (Heading 1-4) stílusokat használjuk.</w:t>
      </w:r>
      <w:r w:rsidR="005334AD">
        <w:t xml:space="preserve"> </w:t>
      </w:r>
      <w:r w:rsidR="00756D62">
        <w:t>Címsor 4-nél mélyebb fejezetszintre egy ilyen terjedelmű munkában ritkán van szükség, ha ez mégis felmerülne, sokszor inkább a fejezetszerkezetet érdemes átgondolni újból</w:t>
      </w:r>
      <w:r w:rsidR="006F15B3">
        <w:t>.</w:t>
      </w:r>
    </w:p>
    <w:p w14:paraId="69AFDA2E" w14:textId="3AD5500E" w:rsidR="006F15B3" w:rsidRDefault="006F15B3" w:rsidP="00502A30">
      <w:r>
        <w:t>Kerüljük azt, amikor egy fejezetcím után rögtön alfejezet (másik címsor) következik. Legalább pár sor bevezető szöveg legyen. Hasonlóan érdemes elkerülni azt is, amikor a címsor után rögtön felsorolás következik.</w:t>
      </w:r>
    </w:p>
    <w:p w14:paraId="3635FB20" w14:textId="77777777" w:rsidR="00502A30" w:rsidRDefault="00756D62" w:rsidP="00502A30">
      <w:r>
        <w:t xml:space="preserve">Tipp: </w:t>
      </w:r>
      <w:r w:rsidR="005334AD">
        <w:t xml:space="preserve">A fejezetcímek </w:t>
      </w:r>
      <w:proofErr w:type="gramStart"/>
      <w:r>
        <w:t>aktuális</w:t>
      </w:r>
      <w:proofErr w:type="gramEnd"/>
      <w:r>
        <w:t xml:space="preserve"> szintjét gyorsan módosíthatod az alt+shift+[bal/jobb] billentyűkombinációkkal. </w:t>
      </w:r>
    </w:p>
    <w:p w14:paraId="4FEFD2E4" w14:textId="77777777" w:rsidR="00756D62" w:rsidRDefault="00756D62" w:rsidP="00756D62">
      <w:pPr>
        <w:pStyle w:val="Cmsor2"/>
      </w:pPr>
      <w:bookmarkStart w:id="96" w:name="_Toc214917788"/>
      <w:r>
        <w:t>Másolás, beillesztés</w:t>
      </w:r>
      <w:bookmarkEnd w:id="96"/>
    </w:p>
    <w:p w14:paraId="3E7A649F" w14:textId="77777777" w:rsidR="00756D62" w:rsidRDefault="00756D62" w:rsidP="00756D62">
      <w:r>
        <w:t xml:space="preserve">A copy-paste a szép formázás legnagyobb gyilkosa. Amennyiben a dolgozatodon belül helyezel át részleteket, és a stílusokat szépen következetesen használtad, nem nagyon ronthatsz el semmit. Ha viszont külső forrásból másolsz be szöveget, érdemes minden esetben a beillesztést formázások nélkül végezni. </w:t>
      </w:r>
      <w:r w:rsidR="00A9757F">
        <w:t>Ezt az opciót a Word mindig felkínálja, a beillesztést követően.</w:t>
      </w:r>
    </w:p>
    <w:p w14:paraId="787301E6" w14:textId="77777777" w:rsidR="00A9757F" w:rsidRDefault="00A9757F" w:rsidP="00A9757F">
      <w:pPr>
        <w:pStyle w:val="Kp"/>
      </w:pPr>
      <w:r>
        <w:rPr>
          <w:noProof/>
          <w:lang w:eastAsia="hu-HU"/>
        </w:rPr>
        <w:drawing>
          <wp:inline distT="0" distB="0" distL="0" distR="0" wp14:anchorId="64F9745E" wp14:editId="50F23927">
            <wp:extent cx="2238451" cy="945124"/>
            <wp:effectExtent l="0" t="0" r="0" b="762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2582" cy="955313"/>
                    </a:xfrm>
                    <a:prstGeom prst="rect">
                      <a:avLst/>
                    </a:prstGeom>
                    <a:noFill/>
                    <a:ln>
                      <a:noFill/>
                    </a:ln>
                  </pic:spPr>
                </pic:pic>
              </a:graphicData>
            </a:graphic>
          </wp:inline>
        </w:drawing>
      </w:r>
    </w:p>
    <w:p w14:paraId="6F1CC219" w14:textId="7297CBD3" w:rsidR="00A9757F" w:rsidRDefault="003E2ECB" w:rsidP="00491D1C">
      <w:pPr>
        <w:pStyle w:val="Kpalrs"/>
      </w:pPr>
      <w:r>
        <w:fldChar w:fldCharType="begin"/>
      </w:r>
      <w:r>
        <w:instrText xml:space="preserve"> SEQ ábra \* ARABIC </w:instrText>
      </w:r>
      <w:r>
        <w:fldChar w:fldCharType="separate"/>
      </w:r>
      <w:r w:rsidR="005B153C">
        <w:rPr>
          <w:noProof/>
        </w:rPr>
        <w:t>2</w:t>
      </w:r>
      <w:r>
        <w:rPr>
          <w:noProof/>
        </w:rPr>
        <w:fldChar w:fldCharType="end"/>
      </w:r>
      <w:r w:rsidR="00A9757F">
        <w:t>. ábra</w:t>
      </w:r>
      <w:r w:rsidR="00CC2118">
        <w:t>:</w:t>
      </w:r>
      <w:r w:rsidR="00A9757F">
        <w:t xml:space="preserve"> Beillesztés formázás nélkül</w:t>
      </w:r>
    </w:p>
    <w:p w14:paraId="3D4F2880" w14:textId="77777777" w:rsidR="00A9757F" w:rsidRDefault="00A9757F" w:rsidP="00A9757F">
      <w:r>
        <w:t xml:space="preserve">Amennyiben olyan szövegrészt mozgatsz kivágás/beillesztés párossal, melyben </w:t>
      </w:r>
      <w:proofErr w:type="gramStart"/>
      <w:r>
        <w:t>automatikus</w:t>
      </w:r>
      <w:proofErr w:type="gramEnd"/>
      <w:r>
        <w:t xml:space="preserve"> sorszámozás volt (irodalomhivatkozás, ábra, táblázat), akkor figyelj rá, hogy a sorszámok nem frissülnek automatikusan.</w:t>
      </w:r>
    </w:p>
    <w:p w14:paraId="20D1943D" w14:textId="77777777" w:rsidR="00A9757F" w:rsidRDefault="00A9757F" w:rsidP="00A9757F">
      <w:pPr>
        <w:pStyle w:val="Cmsor2"/>
      </w:pPr>
      <w:bookmarkStart w:id="97" w:name="_Toc214917789"/>
      <w:r>
        <w:lastRenderedPageBreak/>
        <w:t>Mezőfrissítés</w:t>
      </w:r>
      <w:bookmarkEnd w:id="97"/>
    </w:p>
    <w:p w14:paraId="2330A48E" w14:textId="77777777" w:rsidR="00A9757F" w:rsidRDefault="00A9757F" w:rsidP="00A9757F">
      <w:r>
        <w:t xml:space="preserve">A dolgozatodban számos </w:t>
      </w:r>
      <w:proofErr w:type="gramStart"/>
      <w:r>
        <w:t>automatikusan</w:t>
      </w:r>
      <w:proofErr w:type="gramEnd"/>
      <w:r>
        <w:t xml:space="preserve"> kalkulált mező szerepel (ábra sorszámok, irodalomhivatkozások, tartalomjegyzék stb. Ezeket a Word nem tartja automatikusan karban. A mezők értékét érdemes rendszeresen (de a beadás/nyomtatás/pdf generálás előtt feltétlenül) frissíteni. Ehhez jelöld ki a teljes </w:t>
      </w:r>
      <w:proofErr w:type="gramStart"/>
      <w:r>
        <w:t>dokumentumot</w:t>
      </w:r>
      <w:proofErr w:type="gramEnd"/>
      <w:r>
        <w:t xml:space="preserve"> (ctrl+A), majd az előugró menüből válaszd a „mezőfrissítés” opciót.</w:t>
      </w:r>
    </w:p>
    <w:p w14:paraId="1C259E80" w14:textId="77777777" w:rsidR="00A9757F" w:rsidRDefault="00A9757F" w:rsidP="00A9757F">
      <w:pPr>
        <w:pStyle w:val="Cmsor2"/>
      </w:pPr>
      <w:bookmarkStart w:id="98" w:name="_Toc214917790"/>
      <w:r>
        <w:t>Helyesírás</w:t>
      </w:r>
      <w:bookmarkEnd w:id="98"/>
    </w:p>
    <w:p w14:paraId="6A3E4FD7" w14:textId="77777777" w:rsidR="00A9757F" w:rsidRDefault="00A9757F" w:rsidP="00A9757F">
      <w:r>
        <w:t xml:space="preserve">A rossz helyesírásra nincs mentség </w:t>
      </w:r>
      <w:r>
        <w:sym w:font="Wingdings" w:char="F04C"/>
      </w:r>
      <w:r>
        <w:t>. E fejezetben összeszedem a leggyakrabban látott hibákat, amiknek elkerülésére érdemes odafigyelni. Ettől függetlenül melegen ajánlom, hogy a kész dolgozatod olvastasd át egy barátoddal/családtagoddal, hogy az apróbb, megbúvó hibákat is kiszűrd.</w:t>
      </w:r>
    </w:p>
    <w:p w14:paraId="7389E5E9" w14:textId="77777777" w:rsidR="00A9757F" w:rsidRDefault="00A9757F" w:rsidP="00A9757F">
      <w:pPr>
        <w:pStyle w:val="Cmsor3"/>
      </w:pPr>
      <w:bookmarkStart w:id="99" w:name="_Toc214917791"/>
      <w:r>
        <w:t>Elgépelések</w:t>
      </w:r>
      <w:bookmarkEnd w:id="99"/>
    </w:p>
    <w:p w14:paraId="0C4610B0" w14:textId="77777777" w:rsidR="00A9757F" w:rsidRPr="00A9757F" w:rsidRDefault="00A9757F" w:rsidP="00A9757F">
      <w:r>
        <w:t>Ez mindenkivel megesik. Egy jó helyesírás ellenőrző az elgépelések nagy részét megfogja.</w:t>
      </w:r>
    </w:p>
    <w:p w14:paraId="76FAD8EC" w14:textId="77777777" w:rsidR="00A9757F" w:rsidRDefault="00A9757F" w:rsidP="00A9757F">
      <w:pPr>
        <w:pStyle w:val="Cmsor3"/>
      </w:pPr>
      <w:bookmarkStart w:id="100" w:name="_Toc214917792"/>
      <w:r>
        <w:t>Egyeztetés hiánya</w:t>
      </w:r>
      <w:bookmarkEnd w:id="100"/>
    </w:p>
    <w:p w14:paraId="1060BD4A" w14:textId="77777777" w:rsidR="00A9757F" w:rsidRDefault="00A9757F" w:rsidP="00A9757F">
      <w:r>
        <w:t>Az elírások egyik leggyakoribb form</w:t>
      </w:r>
      <w:r w:rsidR="00E614EE">
        <w:t>ája az egyes szám/többes szám egyeztetésének hiánya mondatrészek között, mint például itt: „Petike és a barátnője elment</w:t>
      </w:r>
      <w:r w:rsidR="00E614EE" w:rsidRPr="00E614EE">
        <w:rPr>
          <w:b/>
        </w:rPr>
        <w:t>ek</w:t>
      </w:r>
      <w:r w:rsidR="00E614EE">
        <w:t xml:space="preserve"> a boltba és hoz</w:t>
      </w:r>
      <w:r w:rsidR="00E614EE" w:rsidRPr="00E614EE">
        <w:rPr>
          <w:b/>
        </w:rPr>
        <w:t>ott</w:t>
      </w:r>
      <w:r w:rsidR="00E614EE">
        <w:t xml:space="preserve"> egy kiló kenyeret”. Ezek a mondatok főleg az utólagos átfogalmazások, belejavítások során keletkeznek, legjobb védelem ellenük az utólagos átolvasás.</w:t>
      </w:r>
    </w:p>
    <w:p w14:paraId="6A4A748E" w14:textId="77777777" w:rsidR="00E614EE" w:rsidRDefault="00E614EE" w:rsidP="00E614EE">
      <w:pPr>
        <w:pStyle w:val="Cmsor3"/>
      </w:pPr>
      <w:bookmarkStart w:id="101" w:name="_Ref433104042"/>
      <w:bookmarkStart w:id="102" w:name="_Toc214917793"/>
      <w:r>
        <w:t>Külföldi szavak, kifejezések</w:t>
      </w:r>
      <w:bookmarkEnd w:id="101"/>
      <w:bookmarkEnd w:id="102"/>
    </w:p>
    <w:p w14:paraId="45666006" w14:textId="77777777" w:rsidR="00E614EE" w:rsidRDefault="00E614EE" w:rsidP="00E614EE">
      <w:r>
        <w:t xml:space="preserve">Az idegen szavakkal csak a baj van, nehéz őket leírni, ragozni, kiolvasni, vagyis úgy általában használni. Az általános jó tanácsom, hogy amennyiben csak lehetséges, akkor </w:t>
      </w:r>
      <w:r w:rsidRPr="00E614EE">
        <w:rPr>
          <w:b/>
        </w:rPr>
        <w:t>magyar, vagy magyarosított írásmódú szakkifejezéseket használj</w:t>
      </w:r>
      <w:r>
        <w:t xml:space="preserve">, és a könnyebb olvashatóság érdekében mindig </w:t>
      </w:r>
      <w:r w:rsidRPr="00E614EE">
        <w:rPr>
          <w:b/>
        </w:rPr>
        <w:t>kerüld az idegen szavak ragozását</w:t>
      </w:r>
      <w:r>
        <w:t>.</w:t>
      </w:r>
    </w:p>
    <w:p w14:paraId="037EAA5D" w14:textId="364CFA8D" w:rsidR="002D2C06" w:rsidRDefault="002D2C06" w:rsidP="00E614EE">
      <w:r>
        <w:t>Ez sokszor nem intuitív szabály, hiszen a beszélt informatikai szlengben előszeretettel használunk olyan fordulatokat, mint „property-vel”, „compile-olom” stb.</w:t>
      </w:r>
      <w:proofErr w:type="gramStart"/>
      <w:r>
        <w:t>,  ezek</w:t>
      </w:r>
      <w:proofErr w:type="gramEnd"/>
      <w:r>
        <w:t xml:space="preserve"> helyett a „tulajdonsággal”, illetve a „lefordítom” százszor jobban néznek ki papíron, könnyítik az olvasást és csökkentik a hibázás esélyét. Néha (például a tulajdonneveknél) </w:t>
      </w:r>
      <w:r>
        <w:lastRenderedPageBreak/>
        <w:t xml:space="preserve">nehezen </w:t>
      </w:r>
      <w:del w:id="103" w:author="Csorba Kristóf" w:date="2016-01-31T13:47:00Z">
        <w:r w:rsidDel="003E3027">
          <w:delText>el</w:delText>
        </w:r>
      </w:del>
      <w:r>
        <w:t xml:space="preserve">kerülhető </w:t>
      </w:r>
      <w:ins w:id="104" w:author="Csorba Kristóf" w:date="2016-01-31T13:47:00Z">
        <w:r w:rsidR="003E3027">
          <w:t xml:space="preserve">el </w:t>
        </w:r>
      </w:ins>
      <w:r>
        <w:t xml:space="preserve">a ragozás, de kis leleményességgel, ügyes fogalmazással itt is megoldható a </w:t>
      </w:r>
      <w:proofErr w:type="gramStart"/>
      <w:r>
        <w:t>probléma</w:t>
      </w:r>
      <w:proofErr w:type="gramEnd"/>
      <w:r>
        <w:t>. Pl. „Apache-csal” helyett írjuk azt, hogy „Apache webszerverrel”.</w:t>
      </w:r>
    </w:p>
    <w:p w14:paraId="2D5A5FA5" w14:textId="77777777" w:rsidR="002D2C06" w:rsidRDefault="002D2C06" w:rsidP="00E614EE">
      <w:r>
        <w:t>Néhány gyorstipp a szoftverfejlesztőknek: property</w:t>
      </w:r>
      <w:r>
        <w:sym w:font="Wingdings" w:char="F0E8"/>
      </w:r>
      <w:r>
        <w:t>tulajdonság, event</w:t>
      </w:r>
      <w:r>
        <w:sym w:font="Wingdings" w:char="F0E8"/>
      </w:r>
      <w:r>
        <w:t xml:space="preserve">esemény, method </w:t>
      </w:r>
      <w:r>
        <w:sym w:font="Wingdings" w:char="F0E8"/>
      </w:r>
      <w:proofErr w:type="gramStart"/>
      <w:r>
        <w:t>metódus</w:t>
      </w:r>
      <w:proofErr w:type="gramEnd"/>
      <w:r>
        <w:t>/függvény, debug</w:t>
      </w:r>
      <w:r>
        <w:sym w:font="Wingdings" w:char="F0E8"/>
      </w:r>
      <w:r>
        <w:t>hibakeresés, file</w:t>
      </w:r>
      <w:r>
        <w:sym w:font="Wingdings" w:char="F0E8"/>
      </w:r>
      <w:r>
        <w:t>fájl.</w:t>
      </w:r>
    </w:p>
    <w:p w14:paraId="7F13F6B5" w14:textId="240A98A8" w:rsidR="002D2C06" w:rsidRDefault="002D2C06" w:rsidP="00E614EE">
      <w:r>
        <w:t xml:space="preserve">Ha mégis belevágsz az angol kifejezések használatába, lelked rajta, de kérlek, legalább ezt a </w:t>
      </w:r>
      <w:proofErr w:type="gramStart"/>
      <w:r>
        <w:t>minimális</w:t>
      </w:r>
      <w:proofErr w:type="gramEnd"/>
      <w:r>
        <w:t xml:space="preserve"> </w:t>
      </w:r>
      <w:r w:rsidR="00CC2118">
        <w:t xml:space="preserve">szabályhalmazt olvasd át előtte </w:t>
      </w:r>
      <w:sdt>
        <w:sdtPr>
          <w:id w:val="-29729602"/>
          <w:citation/>
        </w:sdtPr>
        <w:sdtContent>
          <w:r w:rsidR="00CC2118">
            <w:fldChar w:fldCharType="begin"/>
          </w:r>
          <w:r w:rsidR="00CC2118">
            <w:instrText xml:space="preserve"> CITATION Kor09 \l 1038 </w:instrText>
          </w:r>
          <w:r w:rsidR="00CC2118">
            <w:fldChar w:fldCharType="separate"/>
          </w:r>
          <w:r w:rsidR="005B153C">
            <w:rPr>
              <w:noProof/>
            </w:rPr>
            <w:t>[3]</w:t>
          </w:r>
          <w:r w:rsidR="00CC2118">
            <w:fldChar w:fldCharType="end"/>
          </w:r>
        </w:sdtContent>
      </w:sdt>
      <w:r w:rsidR="00CC2118">
        <w:t>.</w:t>
      </w:r>
    </w:p>
    <w:p w14:paraId="3BEC7FAE" w14:textId="6DC74047" w:rsidR="00CC2118" w:rsidRDefault="00CC2118" w:rsidP="00CC2118">
      <w:pPr>
        <w:pStyle w:val="Cmsor3"/>
      </w:pPr>
      <w:bookmarkStart w:id="105" w:name="_Toc214917794"/>
      <w:r>
        <w:t>Stb</w:t>
      </w:r>
      <w:r w:rsidR="0087571E">
        <w:t>.</w:t>
      </w:r>
      <w:bookmarkEnd w:id="105"/>
    </w:p>
    <w:p w14:paraId="7AEB0ED9" w14:textId="77777777" w:rsidR="00CC2118" w:rsidRPr="00CC2118" w:rsidRDefault="00CC2118" w:rsidP="00CC2118">
      <w:r>
        <w:t xml:space="preserve">Az „stb.” rövidítés azt jelenti „és a többi”, mivel „és” előtt felsorolásoknál nem </w:t>
      </w:r>
      <w:r w:rsidRPr="00CC2118">
        <w:t>teszünk veszőt, az „stb.” elé sem teszünk soha. Pl.: asztal, szék, lámpa stb.</w:t>
      </w:r>
    </w:p>
    <w:p w14:paraId="26A59677" w14:textId="77777777" w:rsidR="00CC2118" w:rsidRPr="00CC2118" w:rsidRDefault="00CC2118" w:rsidP="00CC2118">
      <w:pPr>
        <w:pStyle w:val="Cmsor3"/>
      </w:pPr>
      <w:bookmarkStart w:id="106" w:name="_Toc214917795"/>
      <w:r w:rsidRPr="00CC2118">
        <w:t>Helyesírás ellenőrző</w:t>
      </w:r>
      <w:bookmarkEnd w:id="106"/>
    </w:p>
    <w:p w14:paraId="398A21FB" w14:textId="7077F356" w:rsidR="00CC2118" w:rsidRDefault="00CC2118" w:rsidP="00CC2118">
      <w:r w:rsidRPr="00CC2118">
        <w:t xml:space="preserve">Személyes ízlés </w:t>
      </w:r>
      <w:r>
        <w:t xml:space="preserve">kérdése, hogy milyen eszközzel (Latex/Word), illetve ezen belül milyen nyelvű változattal dolgozol, ugyanakkor azt </w:t>
      </w:r>
      <w:r w:rsidRPr="00CC2118">
        <w:rPr>
          <w:b/>
        </w:rPr>
        <w:t xml:space="preserve">meg kell oldanod, hogy legyen mellé </w:t>
      </w:r>
      <w:r w:rsidR="0087571E">
        <w:rPr>
          <w:b/>
        </w:rPr>
        <w:t>a dolgozat nyelvével megegyező h</w:t>
      </w:r>
      <w:r w:rsidRPr="00CC2118">
        <w:rPr>
          <w:b/>
        </w:rPr>
        <w:t>elyesírás ellenőrződ</w:t>
      </w:r>
      <w:r>
        <w:t xml:space="preserve">. E nélkül </w:t>
      </w:r>
      <w:proofErr w:type="gramStart"/>
      <w:r>
        <w:t>dokumentumot</w:t>
      </w:r>
      <w:proofErr w:type="gramEnd"/>
      <w:r>
        <w:t xml:space="preserve"> szerkeszteni olyan, mint papíron programozni….</w:t>
      </w:r>
    </w:p>
    <w:p w14:paraId="0346705B" w14:textId="77777777" w:rsidR="00CC2118" w:rsidRDefault="00CC2118" w:rsidP="00CC2118">
      <w:r>
        <w:t xml:space="preserve">Figyelj rá, hogy a Word megengedi, hogy többféle nyelv is legyen egy </w:t>
      </w:r>
      <w:proofErr w:type="gramStart"/>
      <w:r>
        <w:t>dokumentumban</w:t>
      </w:r>
      <w:proofErr w:type="gramEnd"/>
      <w:r>
        <w:t>, illetve a kívülről beillesztett szövegek nyelvét néha a forrásoldal/forrásdokumentum határozza meg. Érdemes ezekben az esetekben kikényszeríteni, hogy a teljes szakas</w:t>
      </w:r>
      <w:r w:rsidR="00D22B3E">
        <w:t>z/</w:t>
      </w:r>
      <w:proofErr w:type="gramStart"/>
      <w:r w:rsidR="00D22B3E">
        <w:t>dokumentum</w:t>
      </w:r>
      <w:proofErr w:type="gramEnd"/>
      <w:r w:rsidR="00D22B3E">
        <w:t xml:space="preserve"> nyelve magyar legyen. Érdemes néha tesztelni a helyesírás ellenőrzőt. Ha pl. beírod, hogy </w:t>
      </w:r>
      <w:r w:rsidR="00D22B3E">
        <w:rPr>
          <w:noProof/>
          <w:lang w:eastAsia="hu-HU"/>
        </w:rPr>
        <w:drawing>
          <wp:inline distT="0" distB="0" distL="0" distR="0" wp14:anchorId="7787626F" wp14:editId="1FD8314A">
            <wp:extent cx="351130" cy="162204"/>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6022" cy="178322"/>
                    </a:xfrm>
                    <a:prstGeom prst="rect">
                      <a:avLst/>
                    </a:prstGeom>
                    <a:noFill/>
                    <a:ln>
                      <a:noFill/>
                    </a:ln>
                  </pic:spPr>
                </pic:pic>
              </a:graphicData>
            </a:graphic>
          </wp:inline>
        </w:drawing>
      </w:r>
      <w:r w:rsidR="00D22B3E">
        <w:t xml:space="preserve"> és nem húzza alá pirossal, akkor valószínűleg valami nem stimmel a beállításaiddal.</w:t>
      </w:r>
    </w:p>
    <w:p w14:paraId="40510230" w14:textId="77777777" w:rsidR="00D22B3E" w:rsidRDefault="00D22B3E" w:rsidP="00D22B3E">
      <w:pPr>
        <w:pStyle w:val="Kp"/>
      </w:pPr>
      <w:r>
        <w:rPr>
          <w:noProof/>
          <w:lang w:eastAsia="hu-HU"/>
        </w:rPr>
        <w:drawing>
          <wp:inline distT="0" distB="0" distL="0" distR="0" wp14:anchorId="43E7AC30" wp14:editId="29C59225">
            <wp:extent cx="4111142" cy="1846382"/>
            <wp:effectExtent l="190500" t="190500" r="194310" b="19240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5496" cy="1852829"/>
                    </a:xfrm>
                    <a:prstGeom prst="rect">
                      <a:avLst/>
                    </a:prstGeom>
                    <a:ln>
                      <a:noFill/>
                    </a:ln>
                    <a:effectLst>
                      <a:outerShdw blurRad="190500" algn="tl" rotWithShape="0">
                        <a:srgbClr val="000000">
                          <a:alpha val="70000"/>
                        </a:srgbClr>
                      </a:outerShdw>
                    </a:effectLst>
                  </pic:spPr>
                </pic:pic>
              </a:graphicData>
            </a:graphic>
          </wp:inline>
        </w:drawing>
      </w:r>
    </w:p>
    <w:p w14:paraId="7ECDCEF1" w14:textId="32B84B1E" w:rsidR="00D22B3E" w:rsidRDefault="003E2ECB" w:rsidP="00491D1C">
      <w:pPr>
        <w:pStyle w:val="Kpalrs"/>
      </w:pPr>
      <w:r>
        <w:fldChar w:fldCharType="begin"/>
      </w:r>
      <w:r>
        <w:instrText xml:space="preserve"> SEQ ábra \* ARABIC </w:instrText>
      </w:r>
      <w:r>
        <w:fldChar w:fldCharType="separate"/>
      </w:r>
      <w:r w:rsidR="005B153C">
        <w:rPr>
          <w:noProof/>
        </w:rPr>
        <w:t>3</w:t>
      </w:r>
      <w:r>
        <w:rPr>
          <w:noProof/>
        </w:rPr>
        <w:fldChar w:fldCharType="end"/>
      </w:r>
      <w:r w:rsidR="00D22B3E">
        <w:t>. ábra: ellenőrzés nyelvének a megadása</w:t>
      </w:r>
    </w:p>
    <w:p w14:paraId="3888ECC9" w14:textId="77777777" w:rsidR="002841F9" w:rsidRPr="00CC2118" w:rsidRDefault="002841F9" w:rsidP="005334AD">
      <w:pPr>
        <w:pStyle w:val="Cmsor2"/>
      </w:pPr>
      <w:bookmarkStart w:id="107" w:name="_Toc332797400"/>
      <w:bookmarkStart w:id="108" w:name="_Toc214917796"/>
      <w:r w:rsidRPr="00CC2118">
        <w:lastRenderedPageBreak/>
        <w:t>Képek</w:t>
      </w:r>
      <w:bookmarkEnd w:id="107"/>
      <w:bookmarkEnd w:id="108"/>
    </w:p>
    <w:p w14:paraId="77F0B0F6" w14:textId="77777777" w:rsidR="00D22B3E" w:rsidRDefault="00D22B3E" w:rsidP="005524FC">
      <w:r>
        <w:t>A dolgozatodban valószínűleg számos ábrára lesz szükséged, ezek használatánál azonban érdemes pár dologra odafigyelned.</w:t>
      </w:r>
    </w:p>
    <w:p w14:paraId="67C1B451" w14:textId="77777777" w:rsidR="00D22B3E" w:rsidRDefault="00D22B3E" w:rsidP="00D22B3E">
      <w:pPr>
        <w:pStyle w:val="Cmsor3"/>
      </w:pPr>
      <w:bookmarkStart w:id="109" w:name="_Toc214917797"/>
      <w:r>
        <w:t>Beszúrás, formázás</w:t>
      </w:r>
      <w:bookmarkEnd w:id="109"/>
    </w:p>
    <w:p w14:paraId="0D2F7772" w14:textId="77777777" w:rsidR="00502A30" w:rsidRDefault="00502A30" w:rsidP="005524FC">
      <w:r>
        <w:t>A képhez használ</w:t>
      </w:r>
      <w:r w:rsidR="00CC2118">
        <w:t>d</w:t>
      </w:r>
      <w:r>
        <w:t xml:space="preserve"> a </w:t>
      </w:r>
      <w:r w:rsidRPr="00D07335">
        <w:rPr>
          <w:rStyle w:val="Kiemels2"/>
        </w:rPr>
        <w:t>Kép</w:t>
      </w:r>
      <w:r>
        <w:t xml:space="preserve"> stílust.</w:t>
      </w:r>
    </w:p>
    <w:p w14:paraId="71061918" w14:textId="77777777" w:rsidR="002841F9" w:rsidRDefault="00502A30" w:rsidP="005524FC">
      <w:r>
        <w:t xml:space="preserve">Képaláírást a képen jobb gombbal kattintva a </w:t>
      </w:r>
      <w:r w:rsidRPr="00D07335">
        <w:rPr>
          <w:rStyle w:val="Kiemels"/>
        </w:rPr>
        <w:t>Képaláírás beszúrása…</w:t>
      </w:r>
      <w:r>
        <w:t xml:space="preserve"> op</w:t>
      </w:r>
      <w:r w:rsidR="00CC2118">
        <w:t>cióval adhatod</w:t>
      </w:r>
      <w:r>
        <w:t xml:space="preserve"> hozzá, így az </w:t>
      </w:r>
      <w:proofErr w:type="gramStart"/>
      <w:r>
        <w:t>automatikusan</w:t>
      </w:r>
      <w:proofErr w:type="gramEnd"/>
      <w:r>
        <w:t xml:space="preserve"> </w:t>
      </w:r>
      <w:r w:rsidRPr="00D07335">
        <w:rPr>
          <w:rStyle w:val="Kiemels2"/>
        </w:rPr>
        <w:t>Képaláírás</w:t>
      </w:r>
      <w:r w:rsidR="00CC2118">
        <w:t xml:space="preserve"> (Caption) stílusú lesz és kezeli a sorszámozást is.</w:t>
      </w:r>
    </w:p>
    <w:p w14:paraId="11FD8EE7" w14:textId="77777777" w:rsidR="00CC2118" w:rsidRDefault="009D2FD8" w:rsidP="00CC2118">
      <w:pPr>
        <w:pStyle w:val="Kp"/>
      </w:pPr>
      <w:r w:rsidRPr="005D65A2">
        <w:rPr>
          <w:noProof/>
          <w:lang w:eastAsia="hu-HU"/>
        </w:rPr>
        <w:drawing>
          <wp:inline distT="0" distB="0" distL="0" distR="0" wp14:anchorId="1B844DB7" wp14:editId="3DA628C4">
            <wp:extent cx="4777105" cy="467995"/>
            <wp:effectExtent l="0" t="0" r="0" b="0"/>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7105" cy="467995"/>
                    </a:xfrm>
                    <a:prstGeom prst="rect">
                      <a:avLst/>
                    </a:prstGeom>
                    <a:noFill/>
                    <a:ln>
                      <a:noFill/>
                    </a:ln>
                  </pic:spPr>
                </pic:pic>
              </a:graphicData>
            </a:graphic>
          </wp:inline>
        </w:drawing>
      </w:r>
    </w:p>
    <w:p w14:paraId="475FFE06" w14:textId="5554522E" w:rsidR="002841F9" w:rsidRDefault="003E2ECB" w:rsidP="00491D1C">
      <w:pPr>
        <w:pStyle w:val="Kpalrs"/>
      </w:pPr>
      <w:r>
        <w:fldChar w:fldCharType="begin"/>
      </w:r>
      <w:r>
        <w:instrText xml:space="preserve"> SEQ ábra \* ARABIC </w:instrText>
      </w:r>
      <w:r>
        <w:fldChar w:fldCharType="separate"/>
      </w:r>
      <w:r w:rsidR="005B153C">
        <w:rPr>
          <w:noProof/>
        </w:rPr>
        <w:t>4</w:t>
      </w:r>
      <w:r>
        <w:rPr>
          <w:noProof/>
        </w:rPr>
        <w:fldChar w:fldCharType="end"/>
      </w:r>
      <w:r w:rsidR="00CC2118">
        <w:t>. ábra: Példa képaláírásra</w:t>
      </w:r>
    </w:p>
    <w:p w14:paraId="48A0F84E" w14:textId="77777777" w:rsidR="00CC2118" w:rsidRDefault="00D22B3E" w:rsidP="00CC2118">
      <w:r>
        <w:t>Az ábra sorszáma mellé mindig érdemes rövid magyarázatot is fűzni. Érdemes tudni, hogy Wordben számos beállítási móddal lehet képet beszúrni. Tapasztalni fogod, hogy számodra a legpraktikusabb a „szöveggel egy sorba” elrendezés lesz, mivel így szépen együtt marad az ábra a szöveggel. Oldaltörésekkor az ábrák méretének módosításával tudod megoldani, hogy ne maradjanak nagy üres felületek a dolgozatodban.</w:t>
      </w:r>
    </w:p>
    <w:p w14:paraId="6262B727" w14:textId="77777777" w:rsidR="00D22B3E" w:rsidRDefault="00D22B3E" w:rsidP="00D22B3E">
      <w:pPr>
        <w:pStyle w:val="Cmsor3"/>
      </w:pPr>
      <w:bookmarkStart w:id="110" w:name="_Toc214917798"/>
      <w:r>
        <w:t>Képminőség</w:t>
      </w:r>
      <w:bookmarkEnd w:id="110"/>
    </w:p>
    <w:p w14:paraId="001945D0" w14:textId="77777777" w:rsidR="00D22B3E" w:rsidRDefault="00D22B3E" w:rsidP="00D22B3E">
      <w:r>
        <w:t xml:space="preserve">A raszteres (tehát nem vektorgrafikus) képek használata különös körültekintést igényel. Ezek kiválóan néznek ki a 90 dpi-s monitorodon, ám, a 600/1200 dpi-s nyomtatókon kinyomtatva </w:t>
      </w:r>
      <w:r w:rsidR="008C5682">
        <w:t>rendkívül bénák lesznek a szép, pixelmentes szövegek és vektorgrafikus ábrák mellett. Hogy lásd, mire számíthatsz, nézzük meg az előző ábrát 5-szörös nagyításban.</w:t>
      </w:r>
    </w:p>
    <w:p w14:paraId="6497EC97" w14:textId="77777777" w:rsidR="008C5682" w:rsidRDefault="008C5682" w:rsidP="008C5682">
      <w:pPr>
        <w:pStyle w:val="Kp"/>
      </w:pPr>
      <w:r>
        <w:rPr>
          <w:noProof/>
          <w:lang w:eastAsia="hu-HU"/>
        </w:rPr>
        <w:drawing>
          <wp:inline distT="0" distB="0" distL="0" distR="0" wp14:anchorId="42442115" wp14:editId="4AB5E8C3">
            <wp:extent cx="3935578" cy="1239081"/>
            <wp:effectExtent l="0" t="0" r="8255"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90703" cy="1256437"/>
                    </a:xfrm>
                    <a:prstGeom prst="rect">
                      <a:avLst/>
                    </a:prstGeom>
                    <a:noFill/>
                    <a:ln>
                      <a:noFill/>
                    </a:ln>
                  </pic:spPr>
                </pic:pic>
              </a:graphicData>
            </a:graphic>
          </wp:inline>
        </w:drawing>
      </w:r>
    </w:p>
    <w:p w14:paraId="335C4742" w14:textId="4DFAEDFC" w:rsidR="008C5682" w:rsidRDefault="003E2ECB" w:rsidP="00491D1C">
      <w:pPr>
        <w:pStyle w:val="Kpalrs"/>
      </w:pPr>
      <w:r>
        <w:fldChar w:fldCharType="begin"/>
      </w:r>
      <w:r>
        <w:instrText xml:space="preserve"> SEQ ábra \* ARABIC </w:instrText>
      </w:r>
      <w:r>
        <w:fldChar w:fldCharType="separate"/>
      </w:r>
      <w:r w:rsidR="005B153C">
        <w:rPr>
          <w:noProof/>
        </w:rPr>
        <w:t>5</w:t>
      </w:r>
      <w:r>
        <w:rPr>
          <w:noProof/>
        </w:rPr>
        <w:fldChar w:fldCharType="end"/>
      </w:r>
      <w:r w:rsidR="008C5682">
        <w:t>. ábra: a raszteres képek nyomtatásban csúúúúnyák lesznek</w:t>
      </w:r>
    </w:p>
    <w:p w14:paraId="76266D64" w14:textId="77777777" w:rsidR="008C5682" w:rsidRDefault="008C5682" w:rsidP="008C5682">
      <w:r>
        <w:lastRenderedPageBreak/>
        <w:t xml:space="preserve">Ha tehát lehetséges, használjunk vektorgrafikus ábrákat, vagyis a diagramokat, forráskódot stb. ne képenyőképeken keresztül, hanem közvetlen copy-paste megoldással másoljuk át a </w:t>
      </w:r>
      <w:proofErr w:type="gramStart"/>
      <w:r>
        <w:t>dokumentumunkba</w:t>
      </w:r>
      <w:proofErr w:type="gramEnd"/>
      <w:r>
        <w:t>.</w:t>
      </w:r>
    </w:p>
    <w:p w14:paraId="3B3F7AEE" w14:textId="2B63A057" w:rsidR="008C5682" w:rsidRDefault="008C5682" w:rsidP="008C5682">
      <w:r>
        <w:t>Ha elkerülhetetlen a raszteres képek használata, akkor próbáljunk meg minél magasabb felbontású képet berakni. Bár a képernyőn nem feltétlenül látszik majd a különbség, de a nyomtató ki tudja majd használni a magasabb felbontású képet.</w:t>
      </w:r>
      <w:r w:rsidR="00F461CD">
        <w:t xml:space="preserve"> A </w:t>
      </w:r>
      <w:r w:rsidR="00F461CD">
        <w:fldChar w:fldCharType="begin"/>
      </w:r>
      <w:r w:rsidR="00F461CD">
        <w:instrText xml:space="preserve"> REF _Ref433021632 \h </w:instrText>
      </w:r>
      <w:r w:rsidR="00F461CD">
        <w:fldChar w:fldCharType="separate"/>
      </w:r>
      <w:r w:rsidR="005B153C">
        <w:rPr>
          <w:noProof/>
        </w:rPr>
        <w:t>6</w:t>
      </w:r>
      <w:r w:rsidR="005B153C">
        <w:t>. ábra</w:t>
      </w:r>
      <w:r w:rsidR="00F461CD">
        <w:fldChar w:fldCharType="end"/>
      </w:r>
      <w:r w:rsidR="00F461CD">
        <w:t xml:space="preserve"> például igen magas felbontású, amit láthatsz is, ha felnagyítod.</w:t>
      </w:r>
    </w:p>
    <w:p w14:paraId="0D5BE1FE" w14:textId="77777777" w:rsidR="00F461CD" w:rsidRDefault="00F461CD" w:rsidP="00F461CD">
      <w:pPr>
        <w:pStyle w:val="Kp"/>
      </w:pPr>
      <w:r>
        <w:rPr>
          <w:noProof/>
          <w:lang w:eastAsia="hu-HU"/>
        </w:rPr>
        <w:drawing>
          <wp:inline distT="0" distB="0" distL="0" distR="0" wp14:anchorId="4B3ACA3C" wp14:editId="296D4F71">
            <wp:extent cx="879622" cy="1441094"/>
            <wp:effectExtent l="0" t="0" r="0" b="698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09557" cy="1490137"/>
                    </a:xfrm>
                    <a:prstGeom prst="rect">
                      <a:avLst/>
                    </a:prstGeom>
                    <a:noFill/>
                    <a:ln>
                      <a:noFill/>
                    </a:ln>
                  </pic:spPr>
                </pic:pic>
              </a:graphicData>
            </a:graphic>
          </wp:inline>
        </w:drawing>
      </w:r>
    </w:p>
    <w:bookmarkStart w:id="111" w:name="_Ref433021632"/>
    <w:p w14:paraId="18F98579" w14:textId="14A143FB" w:rsidR="008C5682" w:rsidRDefault="00F461CD" w:rsidP="00491D1C">
      <w:pPr>
        <w:pStyle w:val="Kpalrs"/>
      </w:pPr>
      <w:r>
        <w:fldChar w:fldCharType="begin"/>
      </w:r>
      <w:r>
        <w:instrText xml:space="preserve"> SEQ ábra \* ARABIC </w:instrText>
      </w:r>
      <w:r>
        <w:fldChar w:fldCharType="separate"/>
      </w:r>
      <w:r w:rsidR="005B153C">
        <w:rPr>
          <w:noProof/>
        </w:rPr>
        <w:t>6</w:t>
      </w:r>
      <w:r>
        <w:fldChar w:fldCharType="end"/>
      </w:r>
      <w:r>
        <w:t>. ábra</w:t>
      </w:r>
      <w:bookmarkEnd w:id="111"/>
      <w:r>
        <w:t>: ez az ábra 460*750 pixel felbontású</w:t>
      </w:r>
    </w:p>
    <w:p w14:paraId="37822F46" w14:textId="7ECA4B8C" w:rsidR="00F461CD" w:rsidRDefault="00F461CD" w:rsidP="00F461CD">
      <w:r>
        <w:t>Figyelj rá, hogy a PDF-be mentéskor a Word alapértelmezésben jelentősen lerontja a képek minőségét, sőt, a vektorgrafikus ábrákból is rasztereset csinál. Ha a nyomtatást PDF alapján akarod csinálni, érdemes külső szoftvert használni a Word</w:t>
      </w:r>
      <w:r>
        <w:sym w:font="Wingdings" w:char="F0E8"/>
      </w:r>
      <w:r>
        <w:t xml:space="preserve">Pdf </w:t>
      </w:r>
      <w:proofErr w:type="gramStart"/>
      <w:r>
        <w:t>konverzióra</w:t>
      </w:r>
      <w:proofErr w:type="gramEnd"/>
      <w:r>
        <w:t>, vagy alaposan eljátszani a Word beállításaival.</w:t>
      </w:r>
    </w:p>
    <w:p w14:paraId="5DB6B822" w14:textId="65776DF0" w:rsidR="00877820" w:rsidRDefault="00877820" w:rsidP="00877820">
      <w:pPr>
        <w:pStyle w:val="Cmsor2"/>
      </w:pPr>
      <w:bookmarkStart w:id="112" w:name="_Toc214917799"/>
      <w:r>
        <w:t>Kereszthivatkozások</w:t>
      </w:r>
      <w:bookmarkEnd w:id="112"/>
    </w:p>
    <w:p w14:paraId="083FA351" w14:textId="4645E8E6" w:rsidR="001522F2" w:rsidRDefault="001522F2" w:rsidP="001522F2">
      <w:r>
        <w:t xml:space="preserve">Amennyiben szeretnél egy ábrára, vagy korábbi fejezetre hivatkozni, használd a Word „Hivatkozás/Kereszthivatkozás” menüpontját. Kerüld az így beszúrt szövegek közvetlen ragozását, hiszen az könnyen változhat, amennyiben a forrás változik. Fejezetekre, ábrára sose a teljes szövegükkel, csupán a sorszámukkal („Csak címke és szám”) hivatkozz. Ezt szemlélteti a </w:t>
      </w:r>
      <w:r>
        <w:fldChar w:fldCharType="begin"/>
      </w:r>
      <w:r>
        <w:instrText xml:space="preserve"> REF _Ref433023888 \h </w:instrText>
      </w:r>
      <w:r>
        <w:fldChar w:fldCharType="separate"/>
      </w:r>
      <w:r w:rsidR="005B153C">
        <w:rPr>
          <w:noProof/>
        </w:rPr>
        <w:t>7</w:t>
      </w:r>
      <w:r w:rsidR="005B153C">
        <w:t>. ábra</w:t>
      </w:r>
      <w:r>
        <w:fldChar w:fldCharType="end"/>
      </w:r>
      <w:r>
        <w:t>.</w:t>
      </w:r>
    </w:p>
    <w:p w14:paraId="3984FB1E" w14:textId="77777777" w:rsidR="001522F2" w:rsidRDefault="001522F2" w:rsidP="001522F2">
      <w:pPr>
        <w:pStyle w:val="Kp"/>
      </w:pPr>
      <w:r>
        <w:rPr>
          <w:noProof/>
          <w:lang w:eastAsia="hu-HU"/>
        </w:rPr>
        <w:lastRenderedPageBreak/>
        <w:drawing>
          <wp:inline distT="0" distB="0" distL="0" distR="0" wp14:anchorId="4338D6DC" wp14:editId="0172378E">
            <wp:extent cx="2917736" cy="1785668"/>
            <wp:effectExtent l="0" t="0" r="0" b="508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31175" cy="1793892"/>
                    </a:xfrm>
                    <a:prstGeom prst="rect">
                      <a:avLst/>
                    </a:prstGeom>
                    <a:noFill/>
                    <a:ln>
                      <a:noFill/>
                    </a:ln>
                  </pic:spPr>
                </pic:pic>
              </a:graphicData>
            </a:graphic>
          </wp:inline>
        </w:drawing>
      </w:r>
    </w:p>
    <w:bookmarkStart w:id="113" w:name="_Ref433023888"/>
    <w:p w14:paraId="19AF1DC8" w14:textId="47DBAB5F" w:rsidR="001522F2" w:rsidRDefault="001522F2" w:rsidP="00491D1C">
      <w:pPr>
        <w:pStyle w:val="Kpalrs"/>
      </w:pPr>
      <w:r>
        <w:fldChar w:fldCharType="begin"/>
      </w:r>
      <w:r>
        <w:instrText xml:space="preserve"> SEQ ábra \* ARABIC </w:instrText>
      </w:r>
      <w:r>
        <w:fldChar w:fldCharType="separate"/>
      </w:r>
      <w:r w:rsidR="005B153C">
        <w:rPr>
          <w:noProof/>
        </w:rPr>
        <w:t>7</w:t>
      </w:r>
      <w:r>
        <w:fldChar w:fldCharType="end"/>
      </w:r>
      <w:r>
        <w:t>. ábra</w:t>
      </w:r>
      <w:bookmarkEnd w:id="113"/>
      <w:r>
        <w:t>: ábrahivatkozás beszúrása</w:t>
      </w:r>
    </w:p>
    <w:p w14:paraId="4E55019B" w14:textId="1A19670D" w:rsidR="006E4E19" w:rsidRPr="006E4E19" w:rsidRDefault="006E4E19" w:rsidP="006E4E19">
      <w:r>
        <w:t>Tipp: érdemes elkerülni az „előző oldalon”, „következő oldalon” fordulatokat, ugyanis az ábrák végső helyzete a tördelés során még megváltozhat.</w:t>
      </w:r>
    </w:p>
    <w:p w14:paraId="31C17FC2" w14:textId="674EFAB5" w:rsidR="00877820" w:rsidRDefault="00877820" w:rsidP="00877820">
      <w:pPr>
        <w:pStyle w:val="Cmsor2"/>
      </w:pPr>
      <w:bookmarkStart w:id="114" w:name="_Ref433106519"/>
      <w:bookmarkStart w:id="115" w:name="_Toc214917800"/>
      <w:r>
        <w:t>Irodalomhivatkozások</w:t>
      </w:r>
      <w:bookmarkEnd w:id="114"/>
      <w:bookmarkEnd w:id="115"/>
    </w:p>
    <w:p w14:paraId="2A1A20BC" w14:textId="7252E35B" w:rsidR="000F3EA7" w:rsidRPr="000F3EA7" w:rsidRDefault="00877820" w:rsidP="000F3EA7">
      <w:r>
        <w:t xml:space="preserve">Az irodalomhivatkozások kezelésére a Word egy kényelmes és jól használható </w:t>
      </w:r>
      <w:proofErr w:type="gramStart"/>
      <w:r>
        <w:t>funkciót</w:t>
      </w:r>
      <w:proofErr w:type="gramEnd"/>
      <w:r>
        <w:t xml:space="preserve"> kínál. Amikor dolgozatodban egy külső műre, weboldalra, könyvre, előadásra stb. szeretnél hivatkozni, használd a „hivatkozás/források kezelése” menüpontot. Itt felveheted az egyes műveket, illetve a hozzájuk kapcsolódó szerzői adatokat. </w:t>
      </w:r>
      <w:r w:rsidR="000F3EA7">
        <w:t xml:space="preserve">Folyóirat cikkeknél a szerzők mellett szerepeljen a pontos cím, a folyóirat címe, évfolyam, szám, oldalszám tól-ig. A folyóirat címeket csak akkor rövidítsük, ha azok nagyon közismertek vagy nagyon hosszúak. Internet hivatkozások megadásakor fontos, hogy az elérési út előtt megadjuk az oldal szerzőjét és címét (mivel a </w:t>
      </w:r>
      <w:proofErr w:type="gramStart"/>
      <w:r w:rsidR="000F3EA7">
        <w:t>link</w:t>
      </w:r>
      <w:proofErr w:type="gramEnd"/>
      <w:r w:rsidR="000F3EA7">
        <w:t xml:space="preserve"> egy idő után akár elérhetetlenné is válhat), valamint az elérés időpontját.</w:t>
      </w:r>
    </w:p>
    <w:p w14:paraId="26327E16" w14:textId="12FF0E63" w:rsidR="00877820" w:rsidRDefault="00877820" w:rsidP="00877820">
      <w:r>
        <w:t>Az egyes forrásmunkákra a dolgozat szövegében lehet hivatkozni a „hivatkozás/idézet beszúrása” menüponttal. Figyelj rá, hogy az IEEE</w:t>
      </w:r>
      <w:r w:rsidR="00E20536">
        <w:t xml:space="preserve"> stílust használd.</w:t>
      </w:r>
    </w:p>
    <w:p w14:paraId="23B33C72" w14:textId="77777777" w:rsidR="00877820" w:rsidRDefault="00877820" w:rsidP="00877820">
      <w:pPr>
        <w:pStyle w:val="Kp"/>
      </w:pPr>
      <w:r>
        <w:rPr>
          <w:noProof/>
          <w:lang w:eastAsia="hu-HU"/>
        </w:rPr>
        <w:drawing>
          <wp:inline distT="0" distB="0" distL="0" distR="0" wp14:anchorId="119E828F" wp14:editId="1290948D">
            <wp:extent cx="1337094" cy="848102"/>
            <wp:effectExtent l="0" t="0" r="0" b="952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45739" cy="853585"/>
                    </a:xfrm>
                    <a:prstGeom prst="rect">
                      <a:avLst/>
                    </a:prstGeom>
                    <a:noFill/>
                    <a:ln>
                      <a:noFill/>
                    </a:ln>
                  </pic:spPr>
                </pic:pic>
              </a:graphicData>
            </a:graphic>
          </wp:inline>
        </w:drawing>
      </w:r>
    </w:p>
    <w:p w14:paraId="25DC4201" w14:textId="7360A6E6" w:rsidR="00877820" w:rsidRPr="00877820" w:rsidRDefault="003E2ECB" w:rsidP="00491D1C">
      <w:pPr>
        <w:pStyle w:val="Kpalrs"/>
      </w:pPr>
      <w:r>
        <w:fldChar w:fldCharType="begin"/>
      </w:r>
      <w:r>
        <w:instrText xml:space="preserve"> SEQ ábra \* ARABIC </w:instrText>
      </w:r>
      <w:r>
        <w:fldChar w:fldCharType="separate"/>
      </w:r>
      <w:r w:rsidR="005B153C">
        <w:rPr>
          <w:noProof/>
        </w:rPr>
        <w:t>8</w:t>
      </w:r>
      <w:r>
        <w:rPr>
          <w:noProof/>
        </w:rPr>
        <w:fldChar w:fldCharType="end"/>
      </w:r>
      <w:r w:rsidR="00877820">
        <w:t>. ábra: idézetek és irodalomjegyzék</w:t>
      </w:r>
    </w:p>
    <w:p w14:paraId="7EF659D5" w14:textId="79BA7DA1" w:rsidR="00E20536" w:rsidRDefault="00E20536" w:rsidP="00E20536">
      <w:pPr>
        <w:pStyle w:val="Cmsor3"/>
      </w:pPr>
      <w:bookmarkStart w:id="116" w:name="_Toc214917801"/>
      <w:bookmarkStart w:id="117" w:name="_Toc332797401"/>
      <w:r>
        <w:t>Pozícionálás</w:t>
      </w:r>
      <w:bookmarkEnd w:id="116"/>
    </w:p>
    <w:p w14:paraId="02728486" w14:textId="44D01128" w:rsidR="00E20536" w:rsidRDefault="00E20536" w:rsidP="00E20536">
      <w:r>
        <w:t xml:space="preserve">Az irodalomhivatkozások a szövegtörzsben, ábrák szövegében és táblázatokban is előfordulhatnak, de </w:t>
      </w:r>
      <w:r w:rsidRPr="00E20536">
        <w:rPr>
          <w:b/>
        </w:rPr>
        <w:t>fejezetcímekben soha</w:t>
      </w:r>
      <w:r>
        <w:t xml:space="preserve">. Amennyiben egy adott forrás egy egész bekezdésre/fejezetre vonatkozik, akkor is elég, ha az első mondat/első bekezdés után </w:t>
      </w:r>
      <w:r>
        <w:lastRenderedPageBreak/>
        <w:t>megemlítjük. Szó szerint idézett szöveg esetén az idézet végén, külső forrásból átvett ábra esetén a képaláírásban hivatkozzunk a forrásra.</w:t>
      </w:r>
    </w:p>
    <w:p w14:paraId="1E5BFC44" w14:textId="6709C1A7" w:rsidR="00E20536" w:rsidRDefault="00E20536" w:rsidP="00E20536">
      <w:pPr>
        <w:pStyle w:val="Cmsor3"/>
      </w:pPr>
      <w:bookmarkStart w:id="118" w:name="_Toc214917802"/>
      <w:r>
        <w:t>Mikor kell hivatkoznom?</w:t>
      </w:r>
      <w:bookmarkEnd w:id="118"/>
    </w:p>
    <w:p w14:paraId="59893CF5" w14:textId="0B95ADF7" w:rsidR="00E20536" w:rsidRDefault="00E20536" w:rsidP="00E20536">
      <w:r>
        <w:t>Minden külső forrásból átvett kép</w:t>
      </w:r>
      <w:r w:rsidR="001522F2">
        <w:t xml:space="preserve">nél, </w:t>
      </w:r>
      <w:r>
        <w:t xml:space="preserve">szövegrésznél, olyan szövegeknél, melyek megfogalmazásához külső forrásokat használtál, illetve olyan állítások/technológiák/algoritmusok megemlítésénél, melyek nem feltétlenül egyértelműek </w:t>
      </w:r>
      <w:r w:rsidR="001522F2">
        <w:t>egy átlagos műveltségű olvasó számára. Nagyságrendileg egy szakdolgozatban átlagosan 10-20, egy diplomatervben átlagosan 20-30 külső forrást illik megemlíteni. A források megválasztásánál, ha lehet, törekedjél a nyomtatott források keresésére, ezek lehetnek folyóiratcikkek, könyvek, könyvfejezetek, útmutatók, egyetemi jegyzetek stb., s csak akkor hivatkozz weboldalakra, vagy Wikipediára, ha ilyent nem találtál.</w:t>
      </w:r>
    </w:p>
    <w:p w14:paraId="70E915B0" w14:textId="6612AEE8" w:rsidR="000F3EA7" w:rsidRDefault="000F3EA7" w:rsidP="000F3EA7">
      <w:pPr>
        <w:pStyle w:val="Cmsor2"/>
      </w:pPr>
      <w:bookmarkStart w:id="119" w:name="_Toc214917803"/>
      <w:r>
        <w:t>Word tippek és trükkök</w:t>
      </w:r>
      <w:bookmarkEnd w:id="119"/>
    </w:p>
    <w:p w14:paraId="412C86AE" w14:textId="5287462B" w:rsidR="000F3EA7" w:rsidRDefault="000F3EA7" w:rsidP="000F3EA7">
      <w:pPr>
        <w:pStyle w:val="Cmsor3"/>
      </w:pPr>
      <w:bookmarkStart w:id="120" w:name="_Toc214917804"/>
      <w:proofErr w:type="gramStart"/>
      <w:r>
        <w:t>Navigációs</w:t>
      </w:r>
      <w:proofErr w:type="gramEnd"/>
      <w:r>
        <w:t xml:space="preserve"> ablak</w:t>
      </w:r>
      <w:bookmarkEnd w:id="120"/>
    </w:p>
    <w:p w14:paraId="2A9BBFC1" w14:textId="379BDD08" w:rsidR="000F3EA7" w:rsidRPr="000F3EA7" w:rsidRDefault="000F3EA7" w:rsidP="000F3EA7">
      <w:r>
        <w:t xml:space="preserve">Mivel a fejezeteket nagy valószínűséggel nem sorrendben fogod tartalommal feltölteni, érdemes bekapcsolni a </w:t>
      </w:r>
      <w:proofErr w:type="gramStart"/>
      <w:r>
        <w:t>navigációs</w:t>
      </w:r>
      <w:proofErr w:type="gramEnd"/>
      <w:r>
        <w:t xml:space="preserve"> ablakot (nézet/navigációs ablak). Ez gyors és egyszerű keresési és ugrálási lehetőséget biztosít a fejezetek közt</w:t>
      </w:r>
    </w:p>
    <w:p w14:paraId="5D6F4835" w14:textId="77777777" w:rsidR="000F3EA7" w:rsidRDefault="000F3EA7" w:rsidP="000F3EA7">
      <w:pPr>
        <w:pStyle w:val="Kp"/>
      </w:pPr>
      <w:r>
        <w:rPr>
          <w:noProof/>
          <w:lang w:eastAsia="hu-HU"/>
        </w:rPr>
        <w:drawing>
          <wp:inline distT="0" distB="0" distL="0" distR="0" wp14:anchorId="216FABA3" wp14:editId="33C85700">
            <wp:extent cx="3017554" cy="1748333"/>
            <wp:effectExtent l="0" t="0" r="0" b="444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32002" cy="1756704"/>
                    </a:xfrm>
                    <a:prstGeom prst="rect">
                      <a:avLst/>
                    </a:prstGeom>
                    <a:noFill/>
                    <a:ln>
                      <a:noFill/>
                    </a:ln>
                  </pic:spPr>
                </pic:pic>
              </a:graphicData>
            </a:graphic>
          </wp:inline>
        </w:drawing>
      </w:r>
    </w:p>
    <w:p w14:paraId="2A9F6D30" w14:textId="21D71C04" w:rsidR="000F3EA7" w:rsidRDefault="003E2ECB" w:rsidP="00491D1C">
      <w:pPr>
        <w:pStyle w:val="Kpalrs"/>
      </w:pPr>
      <w:r>
        <w:fldChar w:fldCharType="begin"/>
      </w:r>
      <w:r>
        <w:instrText xml:space="preserve"> SEQ ábra \* ARABIC </w:instrText>
      </w:r>
      <w:r>
        <w:fldChar w:fldCharType="separate"/>
      </w:r>
      <w:r w:rsidR="005B153C">
        <w:rPr>
          <w:noProof/>
        </w:rPr>
        <w:t>9</w:t>
      </w:r>
      <w:r>
        <w:rPr>
          <w:noProof/>
        </w:rPr>
        <w:fldChar w:fldCharType="end"/>
      </w:r>
      <w:r w:rsidR="000F3EA7">
        <w:t>. ábra: Navigációs ablak</w:t>
      </w:r>
    </w:p>
    <w:p w14:paraId="7965C876" w14:textId="50C849E2" w:rsidR="000F3EA7" w:rsidRDefault="000F3EA7" w:rsidP="000F3EA7">
      <w:pPr>
        <w:pStyle w:val="Cmsor3"/>
      </w:pPr>
      <w:bookmarkStart w:id="121" w:name="_Toc214917805"/>
      <w:r>
        <w:t>Megjegyzések</w:t>
      </w:r>
      <w:bookmarkEnd w:id="121"/>
    </w:p>
    <w:p w14:paraId="2EC7360C" w14:textId="6EB28D96" w:rsidR="000F3EA7" w:rsidRPr="000F3EA7" w:rsidRDefault="005A45E5" w:rsidP="000F3EA7">
      <w:r>
        <w:t xml:space="preserve">A véleményezés/megjegyzés menüponttal megjegyzéseket fűzhetsz a szöveg tetszőleges részéhez. Ezt konzulensed </w:t>
      </w:r>
      <w:proofErr w:type="gramStart"/>
      <w:r>
        <w:t>előszeretettel</w:t>
      </w:r>
      <w:proofErr w:type="gramEnd"/>
      <w:r>
        <w:t xml:space="preserve"> fogja majd használni az észrevételei megfogalmazásához, de neked is jól jöhet, hogy megjelöld azokat a részeket, ahova még </w:t>
      </w:r>
      <w:r>
        <w:lastRenderedPageBreak/>
        <w:t>vissza kell térned. Fontos, hogy nyomtatás előtt az összes megjegyzést töröld, vagy külön állítsd be, hogy a megjegyzések ne jelenjenek meg a nyomtatásban.</w:t>
      </w:r>
    </w:p>
    <w:p w14:paraId="17688B96" w14:textId="77C27094" w:rsidR="000F3EA7" w:rsidRDefault="000F3EA7" w:rsidP="000F3EA7">
      <w:pPr>
        <w:pStyle w:val="Cmsor3"/>
      </w:pPr>
      <w:bookmarkStart w:id="122" w:name="_Toc214917806"/>
      <w:r>
        <w:t>Korrektúra</w:t>
      </w:r>
      <w:bookmarkEnd w:id="122"/>
    </w:p>
    <w:p w14:paraId="52EEB438" w14:textId="21F40281" w:rsidR="005A45E5" w:rsidRDefault="005A45E5" w:rsidP="005A45E5">
      <w:r>
        <w:t xml:space="preserve">Konzulensed, vagy mások, akiket a dolgozat átolvasására </w:t>
      </w:r>
      <w:proofErr w:type="gramStart"/>
      <w:r>
        <w:t>megkérsz</w:t>
      </w:r>
      <w:proofErr w:type="gramEnd"/>
      <w:r>
        <w:t xml:space="preserve"> legegyszerűbben a korrektúra funkció használatával tudják úgy javítani a dolgozatod, hogy a javításokat te is lásd. Az átolvasáshoz tehát érdemes bekapcsolni a „változtatások követése” </w:t>
      </w:r>
      <w:proofErr w:type="gramStart"/>
      <w:r>
        <w:t>funkciót</w:t>
      </w:r>
      <w:proofErr w:type="gramEnd"/>
      <w:r>
        <w:t xml:space="preserve"> és „Minden korrektúra” mutatására beállítani a rendszert.</w:t>
      </w:r>
    </w:p>
    <w:p w14:paraId="6B9DDB53" w14:textId="187AC905" w:rsidR="005A45E5" w:rsidRDefault="005A45E5" w:rsidP="005A45E5">
      <w:r>
        <w:t>Amikor korrektúrázott változatot kapsz vissza valakitől, használd a „Véleményezés ablak”-ot, így egyetlen javítás sem kerülheti el a figyelmedet, s így mindegyiket elfogadhatod, vagy elvetheted, igény szerint.</w:t>
      </w:r>
    </w:p>
    <w:p w14:paraId="3E7D8149" w14:textId="77777777" w:rsidR="005A45E5" w:rsidRDefault="005A45E5" w:rsidP="005A45E5">
      <w:pPr>
        <w:pStyle w:val="Kp"/>
      </w:pPr>
      <w:r>
        <w:rPr>
          <w:noProof/>
          <w:lang w:eastAsia="hu-HU"/>
        </w:rPr>
        <w:drawing>
          <wp:inline distT="0" distB="0" distL="0" distR="0" wp14:anchorId="72826E93" wp14:editId="22A6B8BC">
            <wp:extent cx="2772331" cy="760781"/>
            <wp:effectExtent l="0" t="0" r="9525" b="127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020" cy="776063"/>
                    </a:xfrm>
                    <a:prstGeom prst="rect">
                      <a:avLst/>
                    </a:prstGeom>
                    <a:noFill/>
                    <a:ln>
                      <a:noFill/>
                    </a:ln>
                  </pic:spPr>
                </pic:pic>
              </a:graphicData>
            </a:graphic>
          </wp:inline>
        </w:drawing>
      </w:r>
    </w:p>
    <w:p w14:paraId="397E7B37" w14:textId="0DA770C9" w:rsidR="005A45E5" w:rsidRDefault="003E2ECB" w:rsidP="00491D1C">
      <w:pPr>
        <w:pStyle w:val="Kpalrs"/>
      </w:pPr>
      <w:r>
        <w:fldChar w:fldCharType="begin"/>
      </w:r>
      <w:r>
        <w:instrText xml:space="preserve"> SEQ ábra \* ARABIC </w:instrText>
      </w:r>
      <w:r>
        <w:fldChar w:fldCharType="separate"/>
      </w:r>
      <w:r w:rsidR="005B153C">
        <w:rPr>
          <w:noProof/>
        </w:rPr>
        <w:t>10</w:t>
      </w:r>
      <w:r>
        <w:rPr>
          <w:noProof/>
        </w:rPr>
        <w:fldChar w:fldCharType="end"/>
      </w:r>
      <w:r w:rsidR="005A45E5">
        <w:t xml:space="preserve">. ábra: ellenőrizd, hogy minden bekarikázott </w:t>
      </w:r>
      <w:proofErr w:type="gramStart"/>
      <w:r w:rsidR="005A45E5">
        <w:t>funkciót</w:t>
      </w:r>
      <w:proofErr w:type="gramEnd"/>
      <w:r w:rsidR="005A45E5">
        <w:t xml:space="preserve"> ismersz-e!</w:t>
      </w:r>
    </w:p>
    <w:p w14:paraId="30845C26" w14:textId="509873B3" w:rsidR="005A45E5" w:rsidRDefault="005A45E5" w:rsidP="005A45E5">
      <w:pPr>
        <w:pStyle w:val="Cmsor3"/>
      </w:pPr>
      <w:bookmarkStart w:id="123" w:name="_Toc214917807"/>
      <w:r>
        <w:t>Gyorsbillentyűk</w:t>
      </w:r>
      <w:bookmarkEnd w:id="123"/>
    </w:p>
    <w:p w14:paraId="039B79CA" w14:textId="51ED514E" w:rsidR="005A45E5" w:rsidRDefault="005A45E5" w:rsidP="005A45E5">
      <w:r>
        <w:t xml:space="preserve">A Word lehetőséget ad tetszőleges </w:t>
      </w:r>
      <w:proofErr w:type="gramStart"/>
      <w:r>
        <w:t>funkció</w:t>
      </w:r>
      <w:proofErr w:type="gramEnd"/>
      <w:r>
        <w:t xml:space="preserve"> gyorsbillentyűre kötésére. Használd a „billentyűparancsok testreszabása” </w:t>
      </w:r>
      <w:proofErr w:type="gramStart"/>
      <w:r>
        <w:t>funkciót</w:t>
      </w:r>
      <w:proofErr w:type="gramEnd"/>
      <w:r>
        <w:t>, hogy gyorsbillentyűt rendelj a leggyakrabban használt gombokhoz.</w:t>
      </w:r>
    </w:p>
    <w:p w14:paraId="1CED2D3D" w14:textId="0706D94D" w:rsidR="005A45E5" w:rsidRPr="005A45E5" w:rsidRDefault="005A45E5" w:rsidP="005A45E5">
      <w:r>
        <w:t>Érdemes továbbá gyorsbillentyűt rendelni az alapvető stílusokhoz is</w:t>
      </w:r>
      <w:r w:rsidR="00491D1C">
        <w:t>. Bemelegítésként hozzárendeltük az alt+K kombinációt a „Kép” stílushoz.</w:t>
      </w:r>
    </w:p>
    <w:p w14:paraId="2DAA7C20" w14:textId="77777777" w:rsidR="002841F9" w:rsidRDefault="00D07335" w:rsidP="006E4E19">
      <w:pPr>
        <w:pStyle w:val="Cmsor2"/>
      </w:pPr>
      <w:bookmarkStart w:id="124" w:name="_Toc214917808"/>
      <w:r>
        <w:t>Kódrészletek</w:t>
      </w:r>
      <w:bookmarkEnd w:id="117"/>
      <w:bookmarkEnd w:id="124"/>
    </w:p>
    <w:p w14:paraId="33FD3F44" w14:textId="541C2798" w:rsidR="006E4E19" w:rsidRDefault="006E4E19" w:rsidP="00650C7C">
      <w:r>
        <w:t xml:space="preserve">Érdekesebb és bonyolultabb programozási megoldásainkat bátran </w:t>
      </w:r>
      <w:proofErr w:type="gramStart"/>
      <w:r>
        <w:t>illusztrálhatjuk</w:t>
      </w:r>
      <w:proofErr w:type="gramEnd"/>
      <w:r>
        <w:t xml:space="preserve"> kódrészletek beszúrásával. Fontos, hogy a beillesztett kódrészlet mérete álljon arányban annak a fontosságával, tehát ritkán érdemes egy „bekezdésnyi” kódnál többet beszúrni egyszerre. Amennyiben egy bonyolultabb (akár több oldalas) algoritmust szeretnénk bemutatni, annak a kódját érdemesebb függelékbe rakni.</w:t>
      </w:r>
    </w:p>
    <w:p w14:paraId="1586168F" w14:textId="5727D32D" w:rsidR="006E4E19" w:rsidRDefault="006E4E19" w:rsidP="006E4E19">
      <w:pPr>
        <w:pStyle w:val="Cmsor3"/>
      </w:pPr>
      <w:bookmarkStart w:id="125" w:name="_Toc214917809"/>
      <w:r>
        <w:lastRenderedPageBreak/>
        <w:t>Formázás</w:t>
      </w:r>
      <w:bookmarkEnd w:id="125"/>
    </w:p>
    <w:p w14:paraId="2DDD40D6" w14:textId="2633B701" w:rsidR="006E4E19" w:rsidRDefault="006E4E19" w:rsidP="006E4E19">
      <w:r>
        <w:t xml:space="preserve">A kódrészletek formázásánál kerüljük a helypazarlást, illetve próbáljuk megelőzni az olvashatóságot rontó sortördelést, akár a forráskód módosításának árán is. Két </w:t>
      </w:r>
      <w:proofErr w:type="gramStart"/>
      <w:r>
        <w:t>praktikus</w:t>
      </w:r>
      <w:proofErr w:type="gramEnd"/>
      <w:r>
        <w:t xml:space="preserve"> tipp Visual Studio-hoz:</w:t>
      </w:r>
    </w:p>
    <w:p w14:paraId="31FBDC00" w14:textId="1C2535F6" w:rsidR="006E4E19" w:rsidRDefault="00491D1C" w:rsidP="00491D1C">
      <w:r>
        <w:t>M</w:t>
      </w:r>
      <w:r w:rsidR="006E4E19">
        <w:t xml:space="preserve">ásolás előtt érdemes a behúzások mértékét 4-ről 2 </w:t>
      </w:r>
      <w:proofErr w:type="gramStart"/>
      <w:r w:rsidR="006E4E19">
        <w:t>karakterre</w:t>
      </w:r>
      <w:proofErr w:type="gramEnd"/>
      <w:r w:rsidR="006E4E19">
        <w:t xml:space="preserve"> csökkenteni, majd a másolandó kódrészletet újraformázni (ctrl+K, ctrl +D)</w:t>
      </w:r>
      <w:r>
        <w:t>, alternatívaként persze utólag is kitörölgethetjük a felesleges szóközöket a kódból.</w:t>
      </w:r>
    </w:p>
    <w:p w14:paraId="739E405F" w14:textId="77777777" w:rsidR="00491D1C" w:rsidRDefault="00491D1C" w:rsidP="00491D1C">
      <w:pPr>
        <w:pStyle w:val="Kp"/>
      </w:pPr>
      <w:r>
        <w:rPr>
          <w:noProof/>
          <w:lang w:eastAsia="hu-HU"/>
        </w:rPr>
        <w:drawing>
          <wp:inline distT="0" distB="0" distL="0" distR="0" wp14:anchorId="3B3B6877" wp14:editId="712372CC">
            <wp:extent cx="3761117" cy="2021402"/>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73972" cy="2028311"/>
                    </a:xfrm>
                    <a:prstGeom prst="rect">
                      <a:avLst/>
                    </a:prstGeom>
                    <a:noFill/>
                    <a:ln>
                      <a:noFill/>
                    </a:ln>
                  </pic:spPr>
                </pic:pic>
              </a:graphicData>
            </a:graphic>
          </wp:inline>
        </w:drawing>
      </w:r>
    </w:p>
    <w:p w14:paraId="5CD38FAB" w14:textId="4019267F" w:rsidR="00491D1C" w:rsidRDefault="003E2ECB" w:rsidP="00491D1C">
      <w:pPr>
        <w:pStyle w:val="Kpalrs"/>
      </w:pPr>
      <w:r>
        <w:fldChar w:fldCharType="begin"/>
      </w:r>
      <w:r>
        <w:instrText xml:space="preserve"> SEQ ábra \* ARABIC </w:instrText>
      </w:r>
      <w:r>
        <w:fldChar w:fldCharType="separate"/>
      </w:r>
      <w:r w:rsidR="005B153C">
        <w:rPr>
          <w:noProof/>
        </w:rPr>
        <w:t>11</w:t>
      </w:r>
      <w:r>
        <w:rPr>
          <w:noProof/>
        </w:rPr>
        <w:fldChar w:fldCharType="end"/>
      </w:r>
      <w:r w:rsidR="00491D1C">
        <w:t xml:space="preserve">. ábra: a behúzások mértékének csökkentése Visual </w:t>
      </w:r>
      <w:r w:rsidR="00491D1C" w:rsidRPr="00491D1C">
        <w:t>Studioban</w:t>
      </w:r>
    </w:p>
    <w:p w14:paraId="23096828" w14:textId="35AF0D5D" w:rsidR="006459E6" w:rsidRDefault="00491D1C" w:rsidP="00491D1C">
      <w:pPr>
        <w:ind w:firstLine="0"/>
      </w:pPr>
      <w:r>
        <w:t>A másolandó kódrészlet kijelölésekor tartsuk lenyomva az ALT-ot. Így a valóban releváns részekre korlátozhatjuk a kijelölést.</w:t>
      </w:r>
    </w:p>
    <w:p w14:paraId="0036C9F8" w14:textId="77777777" w:rsidR="006459E6" w:rsidRDefault="006459E6" w:rsidP="006459E6">
      <w:pPr>
        <w:pStyle w:val="Kp"/>
      </w:pPr>
      <w:r>
        <w:rPr>
          <w:noProof/>
          <w:lang w:eastAsia="hu-HU"/>
        </w:rPr>
        <w:drawing>
          <wp:inline distT="0" distB="0" distL="0" distR="0" wp14:anchorId="595A745C" wp14:editId="2E231211">
            <wp:extent cx="2372264" cy="1330028"/>
            <wp:effectExtent l="0" t="0" r="0" b="381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86802" cy="1338179"/>
                    </a:xfrm>
                    <a:prstGeom prst="rect">
                      <a:avLst/>
                    </a:prstGeom>
                    <a:noFill/>
                    <a:ln>
                      <a:noFill/>
                    </a:ln>
                  </pic:spPr>
                </pic:pic>
              </a:graphicData>
            </a:graphic>
          </wp:inline>
        </w:drawing>
      </w:r>
    </w:p>
    <w:p w14:paraId="3AED7E34" w14:textId="56950A1E" w:rsidR="006459E6" w:rsidRPr="006459E6" w:rsidRDefault="003E2ECB" w:rsidP="00491D1C">
      <w:pPr>
        <w:pStyle w:val="Kpalrs"/>
      </w:pPr>
      <w:r>
        <w:fldChar w:fldCharType="begin"/>
      </w:r>
      <w:r>
        <w:instrText xml:space="preserve"> SEQ ábra \* ARABIC </w:instrText>
      </w:r>
      <w:r>
        <w:fldChar w:fldCharType="separate"/>
      </w:r>
      <w:r w:rsidR="005B153C">
        <w:rPr>
          <w:noProof/>
        </w:rPr>
        <w:t>12</w:t>
      </w:r>
      <w:r>
        <w:rPr>
          <w:noProof/>
        </w:rPr>
        <w:fldChar w:fldCharType="end"/>
      </w:r>
      <w:r w:rsidR="006459E6">
        <w:t>. ábra: kódblokk kijelölése ALT+egérkurzor segítségével</w:t>
      </w:r>
    </w:p>
    <w:p w14:paraId="0068ABB3" w14:textId="4D1A9CEF" w:rsidR="00D07335" w:rsidRDefault="00D07335" w:rsidP="00650C7C">
      <w:r>
        <w:t>Kódr</w:t>
      </w:r>
      <w:r w:rsidR="00491D1C">
        <w:t>észletek beillesztésére semmiképpen ne képeket használjunk</w:t>
      </w:r>
      <w:r w:rsidR="009B2EED">
        <w:t>, hanem a közvetlenül beszúrt kódrészletekkel dolgozzunk</w:t>
      </w:r>
      <w:r w:rsidR="00491D1C">
        <w:t>.</w:t>
      </w:r>
      <w:r w:rsidR="009B2EED">
        <w:t xml:space="preserve"> A Visual Studio-ból kimásolt kódok alapvetően jól néznek ki, további szépítésre </w:t>
      </w:r>
      <w:r>
        <w:t xml:space="preserve">használjuk a </w:t>
      </w:r>
      <w:r w:rsidRPr="00D07335">
        <w:rPr>
          <w:rStyle w:val="Kiemels2"/>
        </w:rPr>
        <w:t>Kód</w:t>
      </w:r>
      <w:r>
        <w:t xml:space="preserve"> stílust.</w:t>
      </w:r>
    </w:p>
    <w:p w14:paraId="148D40CB" w14:textId="77777777" w:rsidR="00491D1C" w:rsidRPr="00491D1C" w:rsidRDefault="00491D1C" w:rsidP="00491D1C">
      <w:pPr>
        <w:pStyle w:val="Kd"/>
        <w:rPr>
          <w:color w:val="000000"/>
          <w:highlight w:val="white"/>
          <w:lang w:eastAsia="hu-HU"/>
        </w:rPr>
      </w:pPr>
      <w:r w:rsidRPr="00491D1C">
        <w:rPr>
          <w:highlight w:val="white"/>
          <w:lang w:eastAsia="hu-HU"/>
        </w:rPr>
        <w:t>static</w:t>
      </w:r>
      <w:r w:rsidRPr="00491D1C">
        <w:rPr>
          <w:color w:val="000000"/>
          <w:highlight w:val="white"/>
          <w:lang w:eastAsia="hu-HU"/>
        </w:rPr>
        <w:t xml:space="preserve"> </w:t>
      </w:r>
      <w:r w:rsidRPr="00491D1C">
        <w:rPr>
          <w:highlight w:val="white"/>
          <w:lang w:eastAsia="hu-HU"/>
        </w:rPr>
        <w:t>void</w:t>
      </w:r>
      <w:r w:rsidRPr="00491D1C">
        <w:rPr>
          <w:color w:val="000000"/>
          <w:highlight w:val="white"/>
          <w:lang w:eastAsia="hu-HU"/>
        </w:rPr>
        <w:t xml:space="preserve"> </w:t>
      </w:r>
      <w:proofErr w:type="gramStart"/>
      <w:r w:rsidRPr="00491D1C">
        <w:rPr>
          <w:color w:val="000000"/>
          <w:highlight w:val="white"/>
          <w:lang w:eastAsia="hu-HU"/>
        </w:rPr>
        <w:t>Main(</w:t>
      </w:r>
      <w:proofErr w:type="gramEnd"/>
      <w:r w:rsidRPr="00491D1C">
        <w:rPr>
          <w:highlight w:val="white"/>
          <w:lang w:eastAsia="hu-HU"/>
        </w:rPr>
        <w:t>string</w:t>
      </w:r>
      <w:r w:rsidRPr="00491D1C">
        <w:rPr>
          <w:color w:val="000000"/>
          <w:highlight w:val="white"/>
          <w:lang w:eastAsia="hu-HU"/>
        </w:rPr>
        <w:t>[] args)</w:t>
      </w:r>
    </w:p>
    <w:p w14:paraId="09FB5CE7" w14:textId="77777777" w:rsidR="00491D1C" w:rsidRPr="00491D1C" w:rsidRDefault="00491D1C" w:rsidP="00491D1C">
      <w:pPr>
        <w:pStyle w:val="Kd"/>
        <w:rPr>
          <w:color w:val="000000"/>
          <w:highlight w:val="white"/>
          <w:lang w:eastAsia="hu-HU"/>
        </w:rPr>
      </w:pPr>
      <w:r w:rsidRPr="00491D1C">
        <w:rPr>
          <w:color w:val="000000"/>
          <w:highlight w:val="white"/>
          <w:lang w:eastAsia="hu-HU"/>
        </w:rPr>
        <w:t>{</w:t>
      </w:r>
    </w:p>
    <w:p w14:paraId="0B27C364"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proofErr w:type="gramStart"/>
      <w:r w:rsidRPr="00491D1C">
        <w:rPr>
          <w:highlight w:val="white"/>
          <w:lang w:eastAsia="hu-HU"/>
        </w:rPr>
        <w:t>var</w:t>
      </w:r>
      <w:proofErr w:type="gramEnd"/>
      <w:r w:rsidRPr="00491D1C">
        <w:rPr>
          <w:color w:val="000000"/>
          <w:highlight w:val="white"/>
          <w:lang w:eastAsia="hu-HU"/>
        </w:rPr>
        <w:t xml:space="preserve"> ci = </w:t>
      </w:r>
      <w:r w:rsidRPr="00491D1C">
        <w:rPr>
          <w:highlight w:val="white"/>
          <w:lang w:eastAsia="hu-HU"/>
        </w:rPr>
        <w:t>new</w:t>
      </w:r>
      <w:r w:rsidRPr="00491D1C">
        <w:rPr>
          <w:color w:val="000000"/>
          <w:highlight w:val="white"/>
          <w:lang w:eastAsia="hu-HU"/>
        </w:rPr>
        <w:t xml:space="preserve"> </w:t>
      </w:r>
      <w:r w:rsidRPr="00491D1C">
        <w:rPr>
          <w:color w:val="2B91AF"/>
          <w:highlight w:val="white"/>
          <w:lang w:eastAsia="hu-HU"/>
        </w:rPr>
        <w:t>CultureInfo</w:t>
      </w:r>
      <w:r w:rsidRPr="00491D1C">
        <w:rPr>
          <w:color w:val="000000"/>
          <w:highlight w:val="white"/>
          <w:lang w:eastAsia="hu-HU"/>
        </w:rPr>
        <w:t>(</w:t>
      </w:r>
      <w:r w:rsidRPr="00491D1C">
        <w:rPr>
          <w:color w:val="A31515"/>
          <w:highlight w:val="white"/>
          <w:lang w:eastAsia="hu-HU"/>
        </w:rPr>
        <w:t>"en-us"</w:t>
      </w:r>
      <w:r w:rsidRPr="00491D1C">
        <w:rPr>
          <w:color w:val="000000"/>
          <w:highlight w:val="white"/>
          <w:lang w:eastAsia="hu-HU"/>
        </w:rPr>
        <w:t>);</w:t>
      </w:r>
    </w:p>
    <w:p w14:paraId="0F7F9305"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ci</w:t>
      </w:r>
      <w:proofErr w:type="gramStart"/>
      <w:r w:rsidRPr="00491D1C">
        <w:rPr>
          <w:color w:val="000000"/>
          <w:highlight w:val="white"/>
          <w:lang w:eastAsia="hu-HU"/>
        </w:rPr>
        <w:t>.NumberFormat</w:t>
      </w:r>
      <w:proofErr w:type="gramEnd"/>
      <w:r w:rsidRPr="00491D1C">
        <w:rPr>
          <w:color w:val="000000"/>
          <w:highlight w:val="white"/>
          <w:lang w:eastAsia="hu-HU"/>
        </w:rPr>
        <w:t xml:space="preserve">.CurrencySymbol = </w:t>
      </w:r>
      <w:r w:rsidRPr="00491D1C">
        <w:rPr>
          <w:color w:val="A31515"/>
          <w:highlight w:val="white"/>
          <w:lang w:eastAsia="hu-HU"/>
        </w:rPr>
        <w:t>""</w:t>
      </w:r>
      <w:r w:rsidRPr="00491D1C">
        <w:rPr>
          <w:color w:val="000000"/>
          <w:highlight w:val="white"/>
          <w:lang w:eastAsia="hu-HU"/>
        </w:rPr>
        <w:t>;</w:t>
      </w:r>
    </w:p>
    <w:p w14:paraId="2C37E96E"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r w:rsidRPr="00491D1C">
        <w:rPr>
          <w:color w:val="2B91AF"/>
          <w:highlight w:val="white"/>
          <w:lang w:eastAsia="hu-HU"/>
        </w:rPr>
        <w:t>Thread</w:t>
      </w:r>
      <w:proofErr w:type="gramStart"/>
      <w:r w:rsidRPr="00491D1C">
        <w:rPr>
          <w:color w:val="000000"/>
          <w:highlight w:val="white"/>
          <w:lang w:eastAsia="hu-HU"/>
        </w:rPr>
        <w:t>.CurrentThread</w:t>
      </w:r>
      <w:proofErr w:type="gramEnd"/>
      <w:r w:rsidRPr="00491D1C">
        <w:rPr>
          <w:color w:val="000000"/>
          <w:highlight w:val="white"/>
          <w:lang w:eastAsia="hu-HU"/>
        </w:rPr>
        <w:t>.CurrentCulture = ci;</w:t>
      </w:r>
    </w:p>
    <w:p w14:paraId="7802E6CA"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r w:rsidRPr="00491D1C">
        <w:rPr>
          <w:color w:val="2B91AF"/>
          <w:highlight w:val="white"/>
          <w:lang w:eastAsia="hu-HU"/>
        </w:rPr>
        <w:t>Console</w:t>
      </w:r>
      <w:proofErr w:type="gramStart"/>
      <w:r w:rsidRPr="00491D1C">
        <w:rPr>
          <w:color w:val="000000"/>
          <w:highlight w:val="white"/>
          <w:lang w:eastAsia="hu-HU"/>
        </w:rPr>
        <w:t>.WriteLine</w:t>
      </w:r>
      <w:proofErr w:type="gramEnd"/>
      <w:r w:rsidRPr="00491D1C">
        <w:rPr>
          <w:color w:val="000000"/>
          <w:highlight w:val="white"/>
          <w:lang w:eastAsia="hu-HU"/>
        </w:rPr>
        <w:t>(ci);</w:t>
      </w:r>
    </w:p>
    <w:p w14:paraId="225CDEAD" w14:textId="77777777" w:rsidR="00491D1C" w:rsidRPr="00491D1C" w:rsidRDefault="00491D1C" w:rsidP="00491D1C">
      <w:pPr>
        <w:pStyle w:val="Kd"/>
        <w:rPr>
          <w:color w:val="000000"/>
          <w:highlight w:val="white"/>
          <w:lang w:eastAsia="hu-HU"/>
        </w:rPr>
      </w:pPr>
      <w:r w:rsidRPr="00491D1C">
        <w:rPr>
          <w:color w:val="000000"/>
          <w:highlight w:val="white"/>
          <w:lang w:eastAsia="hu-HU"/>
        </w:rPr>
        <w:lastRenderedPageBreak/>
        <w:t xml:space="preserve">  </w:t>
      </w:r>
      <w:r w:rsidRPr="00491D1C">
        <w:rPr>
          <w:color w:val="2B91AF"/>
          <w:highlight w:val="white"/>
          <w:lang w:eastAsia="hu-HU"/>
        </w:rPr>
        <w:t>Console</w:t>
      </w:r>
      <w:proofErr w:type="gramStart"/>
      <w:r w:rsidRPr="00491D1C">
        <w:rPr>
          <w:color w:val="000000"/>
          <w:highlight w:val="white"/>
          <w:lang w:eastAsia="hu-HU"/>
        </w:rPr>
        <w:t>.WriteLine</w:t>
      </w:r>
      <w:proofErr w:type="gramEnd"/>
      <w:r w:rsidRPr="00491D1C">
        <w:rPr>
          <w:color w:val="000000"/>
          <w:highlight w:val="white"/>
          <w:lang w:eastAsia="hu-HU"/>
        </w:rPr>
        <w:t>(</w:t>
      </w:r>
      <w:r w:rsidRPr="00491D1C">
        <w:rPr>
          <w:color w:val="A31515"/>
          <w:highlight w:val="white"/>
          <w:lang w:eastAsia="hu-HU"/>
        </w:rPr>
        <w:t>"{0:c}"</w:t>
      </w:r>
      <w:r w:rsidRPr="00491D1C">
        <w:rPr>
          <w:color w:val="000000"/>
          <w:highlight w:val="white"/>
          <w:lang w:eastAsia="hu-HU"/>
        </w:rPr>
        <w:t>, 5.66);</w:t>
      </w:r>
    </w:p>
    <w:p w14:paraId="723DC2FE" w14:textId="5FD76019" w:rsidR="00491D1C" w:rsidRPr="00491D1C" w:rsidRDefault="00491D1C" w:rsidP="00491D1C">
      <w:pPr>
        <w:pStyle w:val="Kd"/>
      </w:pPr>
      <w:r w:rsidRPr="00491D1C">
        <w:rPr>
          <w:color w:val="000000"/>
          <w:highlight w:val="white"/>
          <w:lang w:eastAsia="hu-HU"/>
        </w:rPr>
        <w:t>}</w:t>
      </w:r>
    </w:p>
    <w:p w14:paraId="224DC34E" w14:textId="77777777" w:rsidR="00225F65" w:rsidRDefault="00225F65" w:rsidP="00225F65">
      <w:pPr>
        <w:pStyle w:val="Cmsor3"/>
      </w:pPr>
      <w:bookmarkStart w:id="126" w:name="_Toc332797402"/>
      <w:bookmarkStart w:id="127" w:name="_Toc214917810"/>
      <w:r>
        <w:t>Irodalomjegyzék</w:t>
      </w:r>
      <w:bookmarkEnd w:id="126"/>
      <w:bookmarkEnd w:id="127"/>
    </w:p>
    <w:p w14:paraId="1C4A5484" w14:textId="77777777" w:rsidR="00225F65" w:rsidRDefault="00225F65" w:rsidP="00225F65">
      <w:r>
        <w:t xml:space="preserve">Az Irodalomjegyzékben </w:t>
      </w:r>
      <w:proofErr w:type="gramStart"/>
      <w:r>
        <w:t>szereplő hivatkozásokat</w:t>
      </w:r>
      <w:proofErr w:type="gramEnd"/>
      <w:r>
        <w:t xml:space="preserve"> </w:t>
      </w:r>
      <w:r w:rsidRPr="00225F65">
        <w:rPr>
          <w:rStyle w:val="Kiemels2"/>
        </w:rPr>
        <w:t xml:space="preserve">Irodalomjegyzék </w:t>
      </w:r>
      <w:r w:rsidR="00700E3A">
        <w:rPr>
          <w:rStyle w:val="Kiemels2"/>
        </w:rPr>
        <w:t>sor</w:t>
      </w:r>
      <w:r>
        <w:t xml:space="preserve"> stílussal formázzuk, a címüket pedig </w:t>
      </w:r>
      <w:r w:rsidRPr="00225F65">
        <w:rPr>
          <w:rStyle w:val="Kiemels2"/>
        </w:rPr>
        <w:t xml:space="preserve">Irodalomjegyzék forrás </w:t>
      </w:r>
      <w:r>
        <w:t>stílussal emeljük ki.</w:t>
      </w:r>
    </w:p>
    <w:p w14:paraId="6A9902E0" w14:textId="7E8782E5" w:rsidR="00730B3C" w:rsidRDefault="00730B3C" w:rsidP="00225F65">
      <w:r>
        <w:t xml:space="preserve">A szövegbe a hivatkozásokat a </w:t>
      </w:r>
      <w:r w:rsidRPr="00730B3C">
        <w:rPr>
          <w:rStyle w:val="Kiemels"/>
        </w:rPr>
        <w:t>Kereszthivatkozás beszúrása</w:t>
      </w:r>
      <w:r>
        <w:t xml:space="preserve"> (Insert cross-reference) </w:t>
      </w:r>
      <w:proofErr w:type="gramStart"/>
      <w:r>
        <w:t>funkcióval</w:t>
      </w:r>
      <w:proofErr w:type="gramEnd"/>
      <w:r>
        <w:t xml:space="preserve"> helyezzük el (példa egy így beszúrt hivatkozásra: </w:t>
      </w:r>
      <w:r>
        <w:fldChar w:fldCharType="begin"/>
      </w:r>
      <w:r>
        <w:instrText xml:space="preserve"> REF _Ref332797594 \r \h </w:instrText>
      </w:r>
      <w:r>
        <w:fldChar w:fldCharType="separate"/>
      </w:r>
      <w:r w:rsidR="005B153C">
        <w:rPr>
          <w:b/>
          <w:bCs/>
        </w:rPr>
        <w:t>Hiba! A hivatkozási forrás nem található.</w:t>
      </w:r>
      <w:r>
        <w:fldChar w:fldCharType="end"/>
      </w:r>
      <w:r>
        <w:t xml:space="preserve">), így azok </w:t>
      </w:r>
      <w:proofErr w:type="gramStart"/>
      <w:r>
        <w:t>automatikusan</w:t>
      </w:r>
      <w:proofErr w:type="gramEnd"/>
      <w:r>
        <w:t xml:space="preserve"> frissülnek a hivatkozások átrendezésekor.</w:t>
      </w:r>
    </w:p>
    <w:p w14:paraId="0B102AB0" w14:textId="77777777" w:rsidR="00B4104A" w:rsidRDefault="00B4104A" w:rsidP="009B2EED">
      <w:pPr>
        <w:pStyle w:val="Cmsor2"/>
      </w:pPr>
      <w:bookmarkStart w:id="128" w:name="_Toc332797403"/>
      <w:bookmarkStart w:id="129" w:name="_Toc214917811"/>
      <w:commentRangeStart w:id="130"/>
      <w:r>
        <w:t>Utolsó simítások</w:t>
      </w:r>
      <w:bookmarkEnd w:id="128"/>
      <w:commentRangeEnd w:id="130"/>
      <w:r w:rsidR="00C5092E">
        <w:rPr>
          <w:rStyle w:val="Jegyzethivatkozs"/>
          <w:rFonts w:cs="Times New Roman"/>
          <w:b w:val="0"/>
          <w:bCs w:val="0"/>
          <w:iCs w:val="0"/>
        </w:rPr>
        <w:commentReference w:id="130"/>
      </w:r>
      <w:bookmarkEnd w:id="129"/>
    </w:p>
    <w:p w14:paraId="06425737" w14:textId="77777777" w:rsidR="0037381F" w:rsidRDefault="0037381F" w:rsidP="009B2EED">
      <w:pPr>
        <w:ind w:firstLine="0"/>
      </w:pPr>
      <w:r>
        <w:t>Miután elkészültünk a dokumentációval, ne felejtsük el a következő lépéseket:</w:t>
      </w:r>
    </w:p>
    <w:p w14:paraId="3A189214" w14:textId="77777777" w:rsidR="0037381F" w:rsidRDefault="0037381F" w:rsidP="00605D5F">
      <w:pPr>
        <w:numPr>
          <w:ilvl w:val="0"/>
          <w:numId w:val="10"/>
        </w:numPr>
      </w:pPr>
      <w:r w:rsidRPr="0037381F">
        <w:rPr>
          <w:rStyle w:val="Kiemels"/>
        </w:rPr>
        <w:t>Kereszthivatkozások frissítése:</w:t>
      </w:r>
      <w:r>
        <w:t xml:space="preserve"> miután kijelöltük a teljes szöveget (Ctrl+</w:t>
      </w:r>
      <w:proofErr w:type="gramStart"/>
      <w:r>
        <w:t>A</w:t>
      </w:r>
      <w:proofErr w:type="gramEnd"/>
      <w:r>
        <w:t>), nyomjuk meg az F9 billentyűt, és a Word frissíti az összes kereszthivatkozást. Ilyenkor ellenőrizzük, hogy nem jelent-e meg valahol a "Hiba! A könyvjelző nem létezik." szöveg.</w:t>
      </w:r>
    </w:p>
    <w:p w14:paraId="5BA8CC7A" w14:textId="77777777" w:rsidR="0037381F" w:rsidRDefault="0037381F" w:rsidP="00605D5F">
      <w:pPr>
        <w:numPr>
          <w:ilvl w:val="0"/>
          <w:numId w:val="10"/>
        </w:numPr>
      </w:pPr>
      <w:proofErr w:type="gramStart"/>
      <w:r w:rsidRPr="0037381F">
        <w:rPr>
          <w:rStyle w:val="Kiemels"/>
        </w:rPr>
        <w:t>Dokumentum</w:t>
      </w:r>
      <w:proofErr w:type="gramEnd"/>
      <w:r w:rsidRPr="0037381F">
        <w:rPr>
          <w:rStyle w:val="Kiemels"/>
        </w:rPr>
        <w:t xml:space="preserve"> tulajdonságok megadása:</w:t>
      </w:r>
      <w:r>
        <w:t xml:space="preserve"> a dokumentumhoz tartozó meta adatok kitöltése (szerző, cím, kulcsszavak stb.). Erre való a Dokumentum tulajdonságai panel, mely a Fájl / Információ / Tulajdonságok / Dokumentumpanel megjelenítése úton érhető el.</w:t>
      </w:r>
    </w:p>
    <w:p w14:paraId="75B93B89" w14:textId="77777777" w:rsidR="0037381F" w:rsidRDefault="0037381F" w:rsidP="00605D5F">
      <w:pPr>
        <w:numPr>
          <w:ilvl w:val="0"/>
          <w:numId w:val="10"/>
        </w:numPr>
      </w:pPr>
      <w:r w:rsidRPr="0037381F">
        <w:rPr>
          <w:rStyle w:val="Kiemels"/>
        </w:rPr>
        <w:t>Kinézet ellenőrzése PDF-ben:</w:t>
      </w:r>
      <w:r>
        <w:t xml:space="preserve"> a legjobb teszt a végén, ha PDF-et készítünk a </w:t>
      </w:r>
      <w:proofErr w:type="gramStart"/>
      <w:r>
        <w:t>dokumentumból</w:t>
      </w:r>
      <w:proofErr w:type="gramEnd"/>
      <w:r>
        <w:t xml:space="preserve">, és azt leellenőrizzük. </w:t>
      </w:r>
    </w:p>
    <w:p w14:paraId="4DAB92DF" w14:textId="77777777" w:rsidR="001B0EB9" w:rsidRDefault="001B0EB9" w:rsidP="001B0EB9"/>
    <w:p w14:paraId="6C2F62E7" w14:textId="775D6CB0" w:rsidR="001B0EB9" w:rsidRDefault="001B0EB9" w:rsidP="001B0EB9">
      <w:pPr>
        <w:pStyle w:val="Cmsor1"/>
      </w:pPr>
      <w:bookmarkStart w:id="131" w:name="_Toc214917812"/>
      <w:r>
        <w:lastRenderedPageBreak/>
        <w:t>További kérdések</w:t>
      </w:r>
      <w:bookmarkEnd w:id="131"/>
    </w:p>
    <w:p w14:paraId="0E9E902E" w14:textId="77777777" w:rsidR="005B153C" w:rsidRDefault="00D20819" w:rsidP="001B0EB9">
      <w:r>
        <w:t xml:space="preserve">E </w:t>
      </w:r>
      <w:proofErr w:type="gramStart"/>
      <w:r>
        <w:t>dokumentumban</w:t>
      </w:r>
      <w:proofErr w:type="gramEnd"/>
      <w:r>
        <w:t xml:space="preserve"> igyekeztünk a leggyakrabban felmerülő kérdéseket megválaszolni a dolgozat készítésével kapcsolatban. Amennyiben a témaválasztással, beadással</w:t>
      </w:r>
      <w:r w:rsidR="005B153C">
        <w:t>, külsős témákkal stb. kapcsolatban vannak kérdéseid érdemes meglátogatnod a tudástárunkat:</w:t>
      </w:r>
    </w:p>
    <w:p w14:paraId="6C80E9FD" w14:textId="2FB57C72" w:rsidR="001B0EB9" w:rsidRPr="001B0EB9" w:rsidRDefault="00812426" w:rsidP="001B0EB9">
      <w:hyperlink r:id="rId33" w:history="1">
        <w:r w:rsidR="005B153C" w:rsidRPr="000C7555">
          <w:rPr>
            <w:rStyle w:val="Hiperhivatkozs"/>
          </w:rPr>
          <w:t>https://zarovizsga.aut.bme.hu/articles</w:t>
        </w:r>
      </w:hyperlink>
      <w:r w:rsidR="005B153C">
        <w:t xml:space="preserve">  </w:t>
      </w:r>
    </w:p>
    <w:p w14:paraId="5E2DE117" w14:textId="77777777" w:rsidR="00225F65" w:rsidRPr="0037381F" w:rsidRDefault="00225F65" w:rsidP="00225F65"/>
    <w:bookmarkStart w:id="132" w:name="_Toc214917813" w:displacedByCustomXml="next"/>
    <w:sdt>
      <w:sdtPr>
        <w:rPr>
          <w:rFonts w:cs="Times New Roman"/>
          <w:b w:val="0"/>
          <w:bCs w:val="0"/>
          <w:kern w:val="0"/>
          <w:sz w:val="24"/>
          <w:szCs w:val="24"/>
        </w:rPr>
        <w:id w:val="1622036989"/>
        <w:docPartObj>
          <w:docPartGallery w:val="Bibliographies"/>
          <w:docPartUnique/>
        </w:docPartObj>
      </w:sdtPr>
      <w:sdtContent>
        <w:p w14:paraId="66E4F42D" w14:textId="633F8E41" w:rsidR="009B2EED" w:rsidRDefault="009B2EED">
          <w:pPr>
            <w:pStyle w:val="Cmsor1"/>
          </w:pPr>
          <w:r>
            <w:t>Irodalomjegyzék</w:t>
          </w:r>
          <w:bookmarkEnd w:id="132"/>
        </w:p>
        <w:sdt>
          <w:sdtPr>
            <w:id w:val="111145805"/>
            <w:bibliography/>
          </w:sdtPr>
          <w:sdtContent>
            <w:p w14:paraId="68C2A2F4" w14:textId="77777777" w:rsidR="005B153C" w:rsidRDefault="009B2EED">
              <w:pPr>
                <w:rPr>
                  <w:noProof/>
                  <w:sz w:val="20"/>
                  <w:szCs w:val="20"/>
                  <w:lang w:eastAsia="hu-HU"/>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149"/>
              </w:tblGrid>
              <w:tr w:rsidR="005B153C" w14:paraId="27CF65DC" w14:textId="77777777">
                <w:trPr>
                  <w:divId w:val="673920788"/>
                  <w:tblCellSpacing w:w="15" w:type="dxa"/>
                </w:trPr>
                <w:tc>
                  <w:tcPr>
                    <w:tcW w:w="50" w:type="pct"/>
                    <w:hideMark/>
                  </w:tcPr>
                  <w:p w14:paraId="2505D6EB" w14:textId="4B2515D0" w:rsidR="005B153C" w:rsidRDefault="005B153C">
                    <w:pPr>
                      <w:pStyle w:val="Irodalomjegyzk"/>
                    </w:pPr>
                    <w:r>
                      <w:t xml:space="preserve">[1] </w:t>
                    </w:r>
                  </w:p>
                </w:tc>
                <w:tc>
                  <w:tcPr>
                    <w:tcW w:w="0" w:type="auto"/>
                    <w:hideMark/>
                  </w:tcPr>
                  <w:p w14:paraId="6C12C9AA" w14:textId="77777777" w:rsidR="005B153C" w:rsidRDefault="005B153C">
                    <w:pPr>
                      <w:pStyle w:val="Irodalomjegyzk"/>
                    </w:pPr>
                    <w:r>
                      <w:t>P. Koopman, „How to Write an Abstract,” október 1997. [Online]. Available: https://users.ece.cmu.edu/~koopman/essays/abstract.html. [Hozzáférés dátuma: 20 október 2015].</w:t>
                    </w:r>
                  </w:p>
                </w:tc>
              </w:tr>
              <w:tr w:rsidR="005B153C" w14:paraId="144FF27B" w14:textId="77777777">
                <w:trPr>
                  <w:divId w:val="673920788"/>
                  <w:tblCellSpacing w:w="15" w:type="dxa"/>
                </w:trPr>
                <w:tc>
                  <w:tcPr>
                    <w:tcW w:w="50" w:type="pct"/>
                    <w:hideMark/>
                  </w:tcPr>
                  <w:p w14:paraId="5A83805D" w14:textId="77777777" w:rsidR="005B153C" w:rsidRDefault="005B153C">
                    <w:pPr>
                      <w:pStyle w:val="Irodalomjegyzk"/>
                    </w:pPr>
                    <w:r>
                      <w:t xml:space="preserve">[2] </w:t>
                    </w:r>
                  </w:p>
                </w:tc>
                <w:tc>
                  <w:tcPr>
                    <w:tcW w:w="0" w:type="auto"/>
                    <w:hideMark/>
                  </w:tcPr>
                  <w:p w14:paraId="01E048A7" w14:textId="77777777" w:rsidR="005B153C" w:rsidRDefault="005B153C">
                    <w:pPr>
                      <w:pStyle w:val="Irodalomjegyzk"/>
                    </w:pPr>
                    <w:r>
                      <w:t>W3C, „HTML, The Web’s Core Language,” [Online]. Available: http://www.w3.org/html/. [Hozzáférés dátuma: 20 október 2015].</w:t>
                    </w:r>
                  </w:p>
                </w:tc>
              </w:tr>
              <w:tr w:rsidR="005B153C" w14:paraId="175752D3" w14:textId="77777777">
                <w:trPr>
                  <w:divId w:val="673920788"/>
                  <w:tblCellSpacing w:w="15" w:type="dxa"/>
                </w:trPr>
                <w:tc>
                  <w:tcPr>
                    <w:tcW w:w="50" w:type="pct"/>
                    <w:hideMark/>
                  </w:tcPr>
                  <w:p w14:paraId="5A161AEC" w14:textId="77777777" w:rsidR="005B153C" w:rsidRDefault="005B153C">
                    <w:pPr>
                      <w:pStyle w:val="Irodalomjegyzk"/>
                    </w:pPr>
                    <w:r>
                      <w:t xml:space="preserve">[3] </w:t>
                    </w:r>
                  </w:p>
                </w:tc>
                <w:tc>
                  <w:tcPr>
                    <w:tcW w:w="0" w:type="auto"/>
                    <w:hideMark/>
                  </w:tcPr>
                  <w:p w14:paraId="1D13B018" w14:textId="77777777" w:rsidR="005B153C" w:rsidRDefault="005B153C">
                    <w:pPr>
                      <w:pStyle w:val="Irodalomjegyzk"/>
                    </w:pPr>
                    <w:r>
                      <w:t>K. Nahtkasztlija, „Az idegen szavak toldalékolása,” június 2009. [Online]. Available: http://www.pcguru.hu/blog/kredenc/az-idegen-szavak-toldalekolasa/5062.</w:t>
                    </w:r>
                  </w:p>
                </w:tc>
              </w:tr>
            </w:tbl>
            <w:p w14:paraId="0C1134C8" w14:textId="77777777" w:rsidR="005B153C" w:rsidRDefault="005B153C">
              <w:pPr>
                <w:divId w:val="673920788"/>
                <w:rPr>
                  <w:noProof/>
                </w:rPr>
              </w:pPr>
            </w:p>
            <w:p w14:paraId="787848B2" w14:textId="0DBB79C4" w:rsidR="009B2EED" w:rsidRDefault="009B2EED">
              <w:r>
                <w:rPr>
                  <w:b/>
                  <w:bCs/>
                </w:rPr>
                <w:fldChar w:fldCharType="end"/>
              </w:r>
            </w:p>
          </w:sdtContent>
        </w:sdt>
      </w:sdtContent>
    </w:sdt>
    <w:p w14:paraId="1FDF7C1D" w14:textId="77777777" w:rsidR="009B2EED" w:rsidRPr="009B2EED" w:rsidRDefault="009B2EED" w:rsidP="009B2EED"/>
    <w:p w14:paraId="57128C5E" w14:textId="77777777" w:rsidR="00B50CAA" w:rsidRDefault="00B50CAA" w:rsidP="00816BCB">
      <w:pPr>
        <w:pStyle w:val="Fejezetcimszmozsnlkl"/>
      </w:pPr>
      <w:bookmarkStart w:id="133" w:name="_Toc214917814"/>
      <w:r>
        <w:lastRenderedPageBreak/>
        <w:t>Függelék</w:t>
      </w:r>
      <w:bookmarkEnd w:id="133"/>
    </w:p>
    <w:p w14:paraId="7D9FC970" w14:textId="77777777" w:rsidR="00B50CAA" w:rsidRDefault="00B50CAA" w:rsidP="00B50CAA"/>
    <w:sectPr w:rsidR="00B50CAA" w:rsidSect="00D23BFC">
      <w:headerReference w:type="even" r:id="rId34"/>
      <w:footerReference w:type="default" r:id="rId35"/>
      <w:type w:val="continuous"/>
      <w:pgSz w:w="11907" w:h="16840" w:code="9"/>
      <w:pgMar w:top="1418" w:right="1418" w:bottom="1418" w:left="1418" w:header="709" w:footer="709" w:gutter="567"/>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Kővári Bence" w:date="2015-10-19T10:54:00Z" w:initials="KB">
    <w:p w14:paraId="5F6EDECA" w14:textId="77777777" w:rsidR="00812426" w:rsidRDefault="00812426">
      <w:pPr>
        <w:pStyle w:val="Jegyzetszveg"/>
      </w:pPr>
      <w:r>
        <w:rPr>
          <w:rStyle w:val="Jegyzethivatkozs"/>
        </w:rPr>
        <w:annotationRef/>
      </w:r>
      <w:proofErr w:type="gramStart"/>
      <w:r>
        <w:t>konzulens</w:t>
      </w:r>
      <w:proofErr w:type="gramEnd"/>
      <w:r>
        <w:t>(ek) nevei</w:t>
      </w:r>
    </w:p>
  </w:comment>
  <w:comment w:id="1" w:author="Kővári Bence" w:date="2015-10-19T10:55:00Z" w:initials="KB">
    <w:p w14:paraId="3B65C226" w14:textId="77777777" w:rsidR="00812426" w:rsidRDefault="00812426">
      <w:pPr>
        <w:pStyle w:val="Jegyzetszveg"/>
      </w:pPr>
      <w:r>
        <w:rPr>
          <w:rStyle w:val="Jegyzethivatkozs"/>
        </w:rPr>
        <w:annotationRef/>
      </w:r>
      <w:proofErr w:type="gramStart"/>
      <w:r>
        <w:t>beadás</w:t>
      </w:r>
      <w:proofErr w:type="gramEnd"/>
      <w:r>
        <w:t xml:space="preserve"> éve</w:t>
      </w:r>
    </w:p>
  </w:comment>
  <w:comment w:id="2" w:author="Bence Kovari" w:date="2025-08-20T14:14:00Z" w:initials="BK">
    <w:p w14:paraId="6615F9FC" w14:textId="77777777" w:rsidR="00812426" w:rsidRDefault="00812426" w:rsidP="00656B73">
      <w:pPr>
        <w:pStyle w:val="Jegyzetszveg"/>
        <w:ind w:firstLine="0"/>
        <w:jc w:val="left"/>
      </w:pPr>
      <w:r>
        <w:rPr>
          <w:rStyle w:val="Jegyzethivatkozs"/>
        </w:rPr>
        <w:annotationRef/>
      </w:r>
      <w:r>
        <w:t>Nyomtatás/beadás előtt ne felejtsd el a tartalomjegyzéket frissíteni</w:t>
      </w:r>
    </w:p>
  </w:comment>
  <w:comment w:id="3" w:author="Kővári Bence" w:date="2015-10-19T10:50:00Z" w:initials="KB">
    <w:p w14:paraId="49D612AE" w14:textId="431A589E" w:rsidR="00812426" w:rsidRDefault="00812426">
      <w:pPr>
        <w:pStyle w:val="Jegyzetszveg"/>
      </w:pPr>
      <w:r>
        <w:rPr>
          <w:rStyle w:val="Jegyzethivatkozs"/>
        </w:rPr>
        <w:annotationRef/>
      </w:r>
      <w:proofErr w:type="gramStart"/>
      <w:r>
        <w:t>saját</w:t>
      </w:r>
      <w:proofErr w:type="gramEnd"/>
      <w:r>
        <w:t xml:space="preserve"> neved</w:t>
      </w:r>
    </w:p>
  </w:comment>
  <w:comment w:id="4" w:author="Kővári Bence" w:date="2015-10-19T10:50:00Z" w:initials="KB">
    <w:p w14:paraId="3497861D" w14:textId="77777777" w:rsidR="00812426" w:rsidRDefault="00812426">
      <w:pPr>
        <w:pStyle w:val="Jegyzetszveg"/>
      </w:pPr>
      <w:r>
        <w:rPr>
          <w:rStyle w:val="Jegyzethivatkozs"/>
        </w:rPr>
        <w:annotationRef/>
      </w:r>
      <w:r>
        <w:t>Csak az egyiket hagyd a szövegben</w:t>
      </w:r>
    </w:p>
    <w:p w14:paraId="3400C567" w14:textId="77777777" w:rsidR="00812426" w:rsidRDefault="00812426">
      <w:pPr>
        <w:pStyle w:val="Jegyzetszveg"/>
      </w:pPr>
      <w:r>
        <w:t>BSc: szakdolgozatot</w:t>
      </w:r>
    </w:p>
    <w:p w14:paraId="1CA1C31B" w14:textId="77777777" w:rsidR="00812426" w:rsidRDefault="00812426">
      <w:pPr>
        <w:pStyle w:val="Jegyzetszveg"/>
      </w:pPr>
      <w:r>
        <w:t>MSc: diplomatervet</w:t>
      </w:r>
    </w:p>
  </w:comment>
  <w:comment w:id="5" w:author="Kővári Bence" w:date="2015-10-19T10:52:00Z" w:initials="KB">
    <w:p w14:paraId="04C6AF9D" w14:textId="77777777" w:rsidR="00812426" w:rsidRDefault="00812426" w:rsidP="00B43950">
      <w:pPr>
        <w:pStyle w:val="Jegyzetszveg"/>
        <w:ind w:firstLine="0"/>
        <w:jc w:val="left"/>
      </w:pPr>
      <w:r>
        <w:rPr>
          <w:rStyle w:val="Jegyzethivatkozs"/>
        </w:rPr>
        <w:annotationRef/>
      </w:r>
      <w:r>
        <w:t xml:space="preserve">Ne felejtsd </w:t>
      </w:r>
      <w:proofErr w:type="gramStart"/>
      <w:r>
        <w:t>el frissíteni</w:t>
      </w:r>
      <w:proofErr w:type="gramEnd"/>
    </w:p>
  </w:comment>
  <w:comment w:id="7" w:author="Kővári Bence" w:date="2015-10-19T11:12:00Z" w:initials="KB">
    <w:p w14:paraId="5923403C" w14:textId="77777777" w:rsidR="00812426" w:rsidRDefault="00812426">
      <w:pPr>
        <w:pStyle w:val="Jegyzetszveg"/>
      </w:pPr>
      <w:r>
        <w:rPr>
          <w:rStyle w:val="Jegyzethivatkozs"/>
        </w:rPr>
        <w:annotationRef/>
      </w:r>
      <w:proofErr w:type="gramStart"/>
      <w:r>
        <w:t>motiváció</w:t>
      </w:r>
      <w:proofErr w:type="gramEnd"/>
    </w:p>
  </w:comment>
  <w:comment w:id="8" w:author="Kővári Bence" w:date="2015-10-19T11:12:00Z" w:initials="KB">
    <w:p w14:paraId="38641790" w14:textId="77777777" w:rsidR="00812426" w:rsidRDefault="00812426">
      <w:pPr>
        <w:pStyle w:val="Jegyzetszveg"/>
      </w:pPr>
      <w:r>
        <w:rPr>
          <w:rStyle w:val="Jegyzethivatkozs"/>
        </w:rPr>
        <w:annotationRef/>
      </w:r>
      <w:proofErr w:type="gramStart"/>
      <w:r>
        <w:t>probléma</w:t>
      </w:r>
      <w:proofErr w:type="gramEnd"/>
      <w:r>
        <w:t xml:space="preserve"> bemutatása</w:t>
      </w:r>
    </w:p>
  </w:comment>
  <w:comment w:id="9" w:author="Kővári Bence" w:date="2015-10-19T11:13:00Z" w:initials="KB">
    <w:p w14:paraId="72E8BA03" w14:textId="70DAF4B4" w:rsidR="00812426" w:rsidRDefault="00812426">
      <w:pPr>
        <w:pStyle w:val="Jegyzetszveg"/>
      </w:pPr>
      <w:r>
        <w:rPr>
          <w:rStyle w:val="Jegyzethivatkozs"/>
        </w:rPr>
        <w:annotationRef/>
      </w:r>
      <w:proofErr w:type="gramStart"/>
      <w:r>
        <w:t>megoldás</w:t>
      </w:r>
      <w:proofErr w:type="gramEnd"/>
      <w:r>
        <w:t xml:space="preserve"> bemutatása</w:t>
      </w:r>
    </w:p>
  </w:comment>
  <w:comment w:id="10" w:author="Kővári Bence" w:date="2015-10-19T11:17:00Z" w:initials="KB">
    <w:p w14:paraId="653508F6" w14:textId="1AEA834C" w:rsidR="00812426" w:rsidRDefault="00812426">
      <w:pPr>
        <w:pStyle w:val="Jegyzetszveg"/>
      </w:pPr>
      <w:r>
        <w:rPr>
          <w:rStyle w:val="Jegyzethivatkozs"/>
        </w:rPr>
        <w:annotationRef/>
      </w:r>
      <w:proofErr w:type="gramStart"/>
      <w:r>
        <w:t>eredmény</w:t>
      </w:r>
      <w:proofErr w:type="gramEnd"/>
      <w:r>
        <w:t xml:space="preserve"> összefoglalása</w:t>
      </w:r>
    </w:p>
  </w:comment>
  <w:comment w:id="11" w:author="Kővári Bence" w:date="2015-10-19T11:17:00Z" w:initials="KB">
    <w:p w14:paraId="3EA5B995" w14:textId="77777777" w:rsidR="00812426" w:rsidRDefault="00812426">
      <w:pPr>
        <w:pStyle w:val="Jegyzetszveg"/>
      </w:pPr>
      <w:r>
        <w:rPr>
          <w:rStyle w:val="Jegyzethivatkozs"/>
        </w:rPr>
        <w:annotationRef/>
      </w:r>
      <w:proofErr w:type="gramStart"/>
      <w:r>
        <w:t>konklúzió</w:t>
      </w:r>
      <w:proofErr w:type="gramEnd"/>
      <w:r>
        <w:t>, kitekintés</w:t>
      </w:r>
    </w:p>
  </w:comment>
  <w:comment w:id="130" w:author="Csorba Kristóf" w:date="2016-01-29T17:02:00Z" w:initials="CK">
    <w:p w14:paraId="6630147E" w14:textId="19BCD3EA" w:rsidR="00812426" w:rsidRDefault="00812426">
      <w:pPr>
        <w:pStyle w:val="Jegyzetszveg"/>
      </w:pPr>
      <w:r>
        <w:rPr>
          <w:rStyle w:val="Jegyzethivatkozs"/>
        </w:rPr>
        <w:annotationRef/>
      </w:r>
      <w:r>
        <w:t xml:space="preserve">Feltöltéskor feltöltött </w:t>
      </w:r>
      <w:proofErr w:type="gramStart"/>
      <w:r>
        <w:t>dokumentum</w:t>
      </w:r>
      <w:proofErr w:type="gramEnd"/>
      <w:r>
        <w:t xml:space="preserve"> jóváhagyása. A késedelmes leadási határidő (konzulensi engedéllyel) pl. hosszabb betegség és hasonló esetekre vonatkozik. A rossz időgazdálkodás nem indokolja a határidő kitolását.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F6EDECA" w15:done="0"/>
  <w15:commentEx w15:paraId="3B65C226" w15:done="0"/>
  <w15:commentEx w15:paraId="6615F9FC" w15:done="0"/>
  <w15:commentEx w15:paraId="49D612AE" w15:done="0"/>
  <w15:commentEx w15:paraId="1CA1C31B" w15:done="0"/>
  <w15:commentEx w15:paraId="04C6AF9D" w15:done="0"/>
  <w15:commentEx w15:paraId="5923403C" w15:done="0"/>
  <w15:commentEx w15:paraId="38641790" w15:done="0"/>
  <w15:commentEx w15:paraId="72E8BA03" w15:done="0"/>
  <w15:commentEx w15:paraId="653508F6" w15:done="0"/>
  <w15:commentEx w15:paraId="3EA5B995" w15:done="0"/>
  <w15:commentEx w15:paraId="663014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46B7F0" w16cex:dateUtc="2025-08-20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8D6E40" w16cid:durableId="445DDE5A"/>
  <w16cid:commentId w16cid:paraId="09CB830A" w16cid:durableId="3AEC4671"/>
  <w16cid:commentId w16cid:paraId="5F6EDECA" w16cid:durableId="6ADE3949"/>
  <w16cid:commentId w16cid:paraId="3B65C226" w16cid:durableId="431B94F8"/>
  <w16cid:commentId w16cid:paraId="6615F9FC" w16cid:durableId="6C46B7F0"/>
  <w16cid:commentId w16cid:paraId="49D612AE" w16cid:durableId="27059E5F"/>
  <w16cid:commentId w16cid:paraId="1CA1C31B" w16cid:durableId="6CFC8664"/>
  <w16cid:commentId w16cid:paraId="04C6AF9D" w16cid:durableId="24BD070A"/>
  <w16cid:commentId w16cid:paraId="554BD47A" w16cid:durableId="0FC082C4"/>
  <w16cid:commentId w16cid:paraId="5923403C" w16cid:durableId="139A3D49"/>
  <w16cid:commentId w16cid:paraId="38641790" w16cid:durableId="378AC0BB"/>
  <w16cid:commentId w16cid:paraId="72E8BA03" w16cid:durableId="5C15A178"/>
  <w16cid:commentId w16cid:paraId="653508F6" w16cid:durableId="619AA2B1"/>
  <w16cid:commentId w16cid:paraId="3EA5B995" w16cid:durableId="3751C42A"/>
  <w16cid:commentId w16cid:paraId="6630147E" w16cid:durableId="05FB68B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9B5C7E" w14:textId="77777777" w:rsidR="00756380" w:rsidRDefault="00756380">
      <w:r>
        <w:separator/>
      </w:r>
    </w:p>
  </w:endnote>
  <w:endnote w:type="continuationSeparator" w:id="0">
    <w:p w14:paraId="5045F8D8" w14:textId="77777777" w:rsidR="00756380" w:rsidRDefault="00756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6ACE6" w14:textId="77777777" w:rsidR="00812426" w:rsidRDefault="00812426">
    <w:pP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7C728" w14:textId="4497B9C1" w:rsidR="00812426" w:rsidRDefault="00812426" w:rsidP="00C00B3C">
    <w:pPr>
      <w:pStyle w:val="llb"/>
    </w:pPr>
    <w:r>
      <w:rPr>
        <w:rStyle w:val="Oldalszm"/>
      </w:rPr>
      <w:tab/>
    </w:r>
    <w:r>
      <w:rPr>
        <w:rStyle w:val="Oldalszm"/>
      </w:rPr>
      <w:fldChar w:fldCharType="begin"/>
    </w:r>
    <w:r>
      <w:rPr>
        <w:rStyle w:val="Oldalszm"/>
      </w:rPr>
      <w:instrText xml:space="preserve"> PAGE </w:instrText>
    </w:r>
    <w:r>
      <w:rPr>
        <w:rStyle w:val="Oldalszm"/>
      </w:rPr>
      <w:fldChar w:fldCharType="separate"/>
    </w:r>
    <w:r w:rsidR="002C2294">
      <w:rPr>
        <w:rStyle w:val="Oldalszm"/>
        <w:noProof/>
      </w:rPr>
      <w:t>48</w:t>
    </w:r>
    <w:r>
      <w:rPr>
        <w:rStyle w:val="Oldalszm"/>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D29E9D" w14:textId="77777777" w:rsidR="00756380" w:rsidRDefault="00756380">
      <w:r>
        <w:separator/>
      </w:r>
    </w:p>
  </w:footnote>
  <w:footnote w:type="continuationSeparator" w:id="0">
    <w:p w14:paraId="0F5ADB11" w14:textId="77777777" w:rsidR="00756380" w:rsidRDefault="007563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6DC4B" w14:textId="77777777" w:rsidR="00812426" w:rsidRDefault="00812426"/>
  <w:p w14:paraId="2C6DFBBE" w14:textId="77777777" w:rsidR="00812426" w:rsidRDefault="00812426"/>
  <w:p w14:paraId="125F8157" w14:textId="77777777" w:rsidR="00812426" w:rsidRDefault="00812426"/>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45EF"/>
    <w:multiLevelType w:val="hybridMultilevel"/>
    <w:tmpl w:val="5A54B678"/>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 w15:restartNumberingAfterBreak="0">
    <w:nsid w:val="02907130"/>
    <w:multiLevelType w:val="hybridMultilevel"/>
    <w:tmpl w:val="F89E54C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637159"/>
    <w:multiLevelType w:val="multilevel"/>
    <w:tmpl w:val="27228E2C"/>
    <w:lvl w:ilvl="0">
      <w:start w:val="1"/>
      <w:numFmt w:val="decimal"/>
      <w:lvlText w:val="%1."/>
      <w:lvlJc w:val="left"/>
      <w:pPr>
        <w:ind w:left="360" w:hanging="360"/>
      </w:pPr>
      <w:rPr>
        <w:rFonts w:hint="default"/>
      </w:rPr>
    </w:lvl>
    <w:lvl w:ilvl="1">
      <w:start w:val="3"/>
      <w:numFmt w:val="decimal"/>
      <w:isLgl/>
      <w:lvlText w:val="%1.%2."/>
      <w:lvlJc w:val="left"/>
      <w:pPr>
        <w:ind w:left="600" w:hanging="60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474158A"/>
    <w:multiLevelType w:val="hybridMultilevel"/>
    <w:tmpl w:val="62E8E78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5" w15:restartNumberingAfterBreak="0">
    <w:nsid w:val="0A02280F"/>
    <w:multiLevelType w:val="hybridMultilevel"/>
    <w:tmpl w:val="0312022C"/>
    <w:lvl w:ilvl="0" w:tplc="040E000F">
      <w:start w:val="1"/>
      <w:numFmt w:val="decimal"/>
      <w:lvlText w:val="%1."/>
      <w:lvlJc w:val="left"/>
      <w:pPr>
        <w:ind w:left="720" w:hanging="360"/>
      </w:pPr>
      <w:rPr>
        <w:rFont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0BA32335"/>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0D384485"/>
    <w:multiLevelType w:val="multilevel"/>
    <w:tmpl w:val="5E3CA88E"/>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0D4139CC"/>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0F9D32CB"/>
    <w:multiLevelType w:val="hybridMultilevel"/>
    <w:tmpl w:val="A4F0F36A"/>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0" w15:restartNumberingAfterBreak="0">
    <w:nsid w:val="12F74870"/>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16405441"/>
    <w:multiLevelType w:val="multilevel"/>
    <w:tmpl w:val="1DBAE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51638B"/>
    <w:multiLevelType w:val="hybridMultilevel"/>
    <w:tmpl w:val="300A7DBE"/>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D8F1F2F"/>
    <w:multiLevelType w:val="multilevel"/>
    <w:tmpl w:val="F34E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02526"/>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21A159BE"/>
    <w:multiLevelType w:val="multilevel"/>
    <w:tmpl w:val="5E3CA88E"/>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43B28D9"/>
    <w:multiLevelType w:val="hybridMultilevel"/>
    <w:tmpl w:val="111CE202"/>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8" w15:restartNumberingAfterBreak="0">
    <w:nsid w:val="26E27218"/>
    <w:multiLevelType w:val="hybridMultilevel"/>
    <w:tmpl w:val="A33CE0EE"/>
    <w:lvl w:ilvl="0" w:tplc="040E0001">
      <w:start w:val="1"/>
      <w:numFmt w:val="bullet"/>
      <w:lvlText w:val=""/>
      <w:lvlJc w:val="left"/>
      <w:pPr>
        <w:ind w:left="360" w:hanging="360"/>
      </w:pPr>
      <w:rPr>
        <w:rFonts w:ascii="Symbol" w:hAnsi="Symbol" w:hint="default"/>
      </w:rPr>
    </w:lvl>
    <w:lvl w:ilvl="1" w:tplc="040E0003">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9" w15:restartNumberingAfterBreak="0">
    <w:nsid w:val="327E39D2"/>
    <w:multiLevelType w:val="hybridMultilevel"/>
    <w:tmpl w:val="D36C53D0"/>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0"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46B36D4"/>
    <w:multiLevelType w:val="hybridMultilevel"/>
    <w:tmpl w:val="417C847C"/>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22"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A603FD1"/>
    <w:multiLevelType w:val="multilevel"/>
    <w:tmpl w:val="DB4E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9D36BD2"/>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4B1F31EF"/>
    <w:multiLevelType w:val="hybridMultilevel"/>
    <w:tmpl w:val="8ABE4562"/>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29" w15:restartNumberingAfterBreak="0">
    <w:nsid w:val="4ED32A79"/>
    <w:multiLevelType w:val="hybridMultilevel"/>
    <w:tmpl w:val="7B167C96"/>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0"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C1C6DB3"/>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EA77D20"/>
    <w:multiLevelType w:val="hybridMultilevel"/>
    <w:tmpl w:val="68C607D8"/>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3" w15:restartNumberingAfterBreak="0">
    <w:nsid w:val="604E55D1"/>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62617D16"/>
    <w:multiLevelType w:val="multilevel"/>
    <w:tmpl w:val="5E3CA88E"/>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36" w15:restartNumberingAfterBreak="0">
    <w:nsid w:val="6AF62D8E"/>
    <w:multiLevelType w:val="hybridMultilevel"/>
    <w:tmpl w:val="4ABEAAFC"/>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7"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F991606"/>
    <w:multiLevelType w:val="hybridMultilevel"/>
    <w:tmpl w:val="D3864F18"/>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9" w15:restartNumberingAfterBreak="0">
    <w:nsid w:val="711B63EF"/>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728B0C57"/>
    <w:multiLevelType w:val="hybridMultilevel"/>
    <w:tmpl w:val="5BE843F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41" w15:restartNumberingAfterBreak="0">
    <w:nsid w:val="734A3057"/>
    <w:multiLevelType w:val="hybridMultilevel"/>
    <w:tmpl w:val="D392048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776229F3"/>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3" w15:restartNumberingAfterBreak="0">
    <w:nsid w:val="790F7822"/>
    <w:multiLevelType w:val="multilevel"/>
    <w:tmpl w:val="FEC0CDF8"/>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799C3B84"/>
    <w:multiLevelType w:val="multilevel"/>
    <w:tmpl w:val="227AE3EC"/>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45" w15:restartNumberingAfterBreak="0">
    <w:nsid w:val="7B9C7031"/>
    <w:multiLevelType w:val="multilevel"/>
    <w:tmpl w:val="5E3CA88E"/>
    <w:lvl w:ilvl="0">
      <w:start w:val="1"/>
      <w:numFmt w:val="bullet"/>
      <w:lvlText w:val=""/>
      <w:lvlJc w:val="left"/>
      <w:pPr>
        <w:ind w:left="360" w:hanging="360"/>
      </w:pPr>
      <w:rPr>
        <w:rFonts w:ascii="Symbol" w:hAnsi="Symbol" w:hint="default"/>
      </w:r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2"/>
  </w:num>
  <w:num w:numId="2">
    <w:abstractNumId w:val="44"/>
  </w:num>
  <w:num w:numId="3">
    <w:abstractNumId w:val="13"/>
  </w:num>
  <w:num w:numId="4">
    <w:abstractNumId w:val="24"/>
  </w:num>
  <w:num w:numId="5">
    <w:abstractNumId w:val="26"/>
  </w:num>
  <w:num w:numId="6">
    <w:abstractNumId w:val="30"/>
  </w:num>
  <w:num w:numId="7">
    <w:abstractNumId w:val="20"/>
  </w:num>
  <w:num w:numId="8">
    <w:abstractNumId w:val="22"/>
  </w:num>
  <w:num w:numId="9">
    <w:abstractNumId w:val="23"/>
  </w:num>
  <w:num w:numId="10">
    <w:abstractNumId w:val="37"/>
  </w:num>
  <w:num w:numId="11">
    <w:abstractNumId w:val="35"/>
  </w:num>
  <w:num w:numId="12">
    <w:abstractNumId w:val="12"/>
  </w:num>
  <w:num w:numId="13">
    <w:abstractNumId w:val="17"/>
  </w:num>
  <w:num w:numId="14">
    <w:abstractNumId w:val="4"/>
  </w:num>
  <w:num w:numId="15">
    <w:abstractNumId w:val="40"/>
  </w:num>
  <w:num w:numId="16">
    <w:abstractNumId w:val="1"/>
  </w:num>
  <w:num w:numId="17">
    <w:abstractNumId w:val="18"/>
  </w:num>
  <w:num w:numId="18">
    <w:abstractNumId w:val="29"/>
  </w:num>
  <w:num w:numId="19">
    <w:abstractNumId w:val="0"/>
  </w:num>
  <w:num w:numId="20">
    <w:abstractNumId w:val="21"/>
  </w:num>
  <w:num w:numId="21">
    <w:abstractNumId w:val="38"/>
  </w:num>
  <w:num w:numId="22">
    <w:abstractNumId w:val="36"/>
  </w:num>
  <w:num w:numId="23">
    <w:abstractNumId w:val="19"/>
  </w:num>
  <w:num w:numId="24">
    <w:abstractNumId w:val="5"/>
  </w:num>
  <w:num w:numId="25">
    <w:abstractNumId w:val="41"/>
  </w:num>
  <w:num w:numId="26">
    <w:abstractNumId w:val="3"/>
  </w:num>
  <w:num w:numId="27">
    <w:abstractNumId w:val="7"/>
  </w:num>
  <w:num w:numId="28">
    <w:abstractNumId w:val="9"/>
  </w:num>
  <w:num w:numId="29">
    <w:abstractNumId w:val="14"/>
  </w:num>
  <w:num w:numId="30">
    <w:abstractNumId w:val="25"/>
  </w:num>
  <w:num w:numId="31">
    <w:abstractNumId w:val="11"/>
  </w:num>
  <w:num w:numId="32">
    <w:abstractNumId w:val="28"/>
  </w:num>
  <w:num w:numId="33">
    <w:abstractNumId w:val="32"/>
  </w:num>
  <w:num w:numId="34">
    <w:abstractNumId w:val="45"/>
  </w:num>
  <w:num w:numId="35">
    <w:abstractNumId w:val="10"/>
  </w:num>
  <w:num w:numId="36">
    <w:abstractNumId w:val="16"/>
  </w:num>
  <w:num w:numId="37">
    <w:abstractNumId w:val="34"/>
  </w:num>
  <w:num w:numId="38">
    <w:abstractNumId w:val="6"/>
  </w:num>
  <w:num w:numId="39">
    <w:abstractNumId w:val="15"/>
  </w:num>
  <w:num w:numId="40">
    <w:abstractNumId w:val="33"/>
  </w:num>
  <w:num w:numId="41">
    <w:abstractNumId w:val="8"/>
  </w:num>
  <w:num w:numId="42">
    <w:abstractNumId w:val="39"/>
  </w:num>
  <w:num w:numId="43">
    <w:abstractNumId w:val="42"/>
  </w:num>
  <w:num w:numId="44">
    <w:abstractNumId w:val="27"/>
  </w:num>
  <w:num w:numId="45">
    <w:abstractNumId w:val="43"/>
  </w:num>
  <w:num w:numId="46">
    <w:abstractNumId w:val="31"/>
  </w:num>
  <w:numIdMacAtCleanup w:val="4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ővári Bence">
    <w15:presenceInfo w15:providerId="Windows Live" w15:userId="5be86d7ee7dc6027"/>
  </w15:person>
  <w15:person w15:author="Bence Kovari">
    <w15:presenceInfo w15:providerId="Windows Live" w15:userId="5be86d7ee7dc6027"/>
  </w15:person>
  <w15:person w15:author="Csorba Kristóf">
    <w15:presenceInfo w15:providerId="Windows Live" w15:userId="0b2a38fcb9e2ea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CAA"/>
    <w:rsid w:val="000062F4"/>
    <w:rsid w:val="0001192F"/>
    <w:rsid w:val="0003623B"/>
    <w:rsid w:val="000458E9"/>
    <w:rsid w:val="00074669"/>
    <w:rsid w:val="000A3B32"/>
    <w:rsid w:val="000A7483"/>
    <w:rsid w:val="000B51F4"/>
    <w:rsid w:val="000B53E0"/>
    <w:rsid w:val="000C54C4"/>
    <w:rsid w:val="000D3291"/>
    <w:rsid w:val="000E6AE3"/>
    <w:rsid w:val="000F3EA7"/>
    <w:rsid w:val="000F4BAD"/>
    <w:rsid w:val="001037D5"/>
    <w:rsid w:val="001522F2"/>
    <w:rsid w:val="00153800"/>
    <w:rsid w:val="00162CD5"/>
    <w:rsid w:val="001654C1"/>
    <w:rsid w:val="00171054"/>
    <w:rsid w:val="001A57BC"/>
    <w:rsid w:val="001B0EB9"/>
    <w:rsid w:val="001C01F0"/>
    <w:rsid w:val="001C7C1F"/>
    <w:rsid w:val="001D5FE6"/>
    <w:rsid w:val="00203E00"/>
    <w:rsid w:val="00206F72"/>
    <w:rsid w:val="002102C3"/>
    <w:rsid w:val="00225F65"/>
    <w:rsid w:val="00227347"/>
    <w:rsid w:val="002566FB"/>
    <w:rsid w:val="002673E9"/>
    <w:rsid w:val="00267677"/>
    <w:rsid w:val="002840E6"/>
    <w:rsid w:val="002841F9"/>
    <w:rsid w:val="002842E0"/>
    <w:rsid w:val="002C2294"/>
    <w:rsid w:val="002D0621"/>
    <w:rsid w:val="002D2C06"/>
    <w:rsid w:val="002D6BCD"/>
    <w:rsid w:val="002D7DA9"/>
    <w:rsid w:val="002E1D2A"/>
    <w:rsid w:val="00302BB3"/>
    <w:rsid w:val="00305E08"/>
    <w:rsid w:val="00313013"/>
    <w:rsid w:val="00345083"/>
    <w:rsid w:val="00350AEC"/>
    <w:rsid w:val="0037381F"/>
    <w:rsid w:val="003A35F5"/>
    <w:rsid w:val="003A4CDB"/>
    <w:rsid w:val="003B77D0"/>
    <w:rsid w:val="003E2ECB"/>
    <w:rsid w:val="003E3027"/>
    <w:rsid w:val="003E4C54"/>
    <w:rsid w:val="003E70B1"/>
    <w:rsid w:val="003F343A"/>
    <w:rsid w:val="003F5425"/>
    <w:rsid w:val="00410924"/>
    <w:rsid w:val="00463BC0"/>
    <w:rsid w:val="00466AA4"/>
    <w:rsid w:val="004703B9"/>
    <w:rsid w:val="004713CD"/>
    <w:rsid w:val="0048395A"/>
    <w:rsid w:val="004851C7"/>
    <w:rsid w:val="00491D1C"/>
    <w:rsid w:val="004A2BB6"/>
    <w:rsid w:val="004B5184"/>
    <w:rsid w:val="004E3679"/>
    <w:rsid w:val="00502632"/>
    <w:rsid w:val="00502A30"/>
    <w:rsid w:val="00513517"/>
    <w:rsid w:val="00526A1B"/>
    <w:rsid w:val="005334AD"/>
    <w:rsid w:val="00543570"/>
    <w:rsid w:val="00545C6C"/>
    <w:rsid w:val="00546F45"/>
    <w:rsid w:val="005524FC"/>
    <w:rsid w:val="00570D18"/>
    <w:rsid w:val="00576495"/>
    <w:rsid w:val="005A1117"/>
    <w:rsid w:val="005A45E5"/>
    <w:rsid w:val="005B153C"/>
    <w:rsid w:val="005B779E"/>
    <w:rsid w:val="005D3443"/>
    <w:rsid w:val="005E01E0"/>
    <w:rsid w:val="005E41C4"/>
    <w:rsid w:val="006025D6"/>
    <w:rsid w:val="006034C7"/>
    <w:rsid w:val="00605D5F"/>
    <w:rsid w:val="00607AF9"/>
    <w:rsid w:val="0062185B"/>
    <w:rsid w:val="00630A92"/>
    <w:rsid w:val="0063585C"/>
    <w:rsid w:val="00641018"/>
    <w:rsid w:val="006459E6"/>
    <w:rsid w:val="00650C7C"/>
    <w:rsid w:val="00656B73"/>
    <w:rsid w:val="006631F6"/>
    <w:rsid w:val="00675281"/>
    <w:rsid w:val="00681E99"/>
    <w:rsid w:val="00692605"/>
    <w:rsid w:val="006A1B7F"/>
    <w:rsid w:val="006A7A90"/>
    <w:rsid w:val="006D338C"/>
    <w:rsid w:val="006E3115"/>
    <w:rsid w:val="006E4E19"/>
    <w:rsid w:val="006F15B3"/>
    <w:rsid w:val="006F512E"/>
    <w:rsid w:val="00700E3A"/>
    <w:rsid w:val="0072494D"/>
    <w:rsid w:val="00730B3C"/>
    <w:rsid w:val="00756380"/>
    <w:rsid w:val="00756D62"/>
    <w:rsid w:val="007B5CF7"/>
    <w:rsid w:val="007B5FA6"/>
    <w:rsid w:val="007C4F7F"/>
    <w:rsid w:val="007D7173"/>
    <w:rsid w:val="00812426"/>
    <w:rsid w:val="00816BCB"/>
    <w:rsid w:val="008212A0"/>
    <w:rsid w:val="0083074D"/>
    <w:rsid w:val="00834821"/>
    <w:rsid w:val="008414CF"/>
    <w:rsid w:val="00841F6F"/>
    <w:rsid w:val="00843159"/>
    <w:rsid w:val="00851C97"/>
    <w:rsid w:val="00854288"/>
    <w:rsid w:val="00854BDC"/>
    <w:rsid w:val="00861479"/>
    <w:rsid w:val="00863DAF"/>
    <w:rsid w:val="0087571E"/>
    <w:rsid w:val="00877820"/>
    <w:rsid w:val="008A3762"/>
    <w:rsid w:val="008B204B"/>
    <w:rsid w:val="008C5682"/>
    <w:rsid w:val="008E35DF"/>
    <w:rsid w:val="008E4028"/>
    <w:rsid w:val="008E45AB"/>
    <w:rsid w:val="008E7228"/>
    <w:rsid w:val="008F68CC"/>
    <w:rsid w:val="009022A3"/>
    <w:rsid w:val="00903536"/>
    <w:rsid w:val="0090541F"/>
    <w:rsid w:val="00905DE3"/>
    <w:rsid w:val="0091186B"/>
    <w:rsid w:val="00922C7F"/>
    <w:rsid w:val="00940CB1"/>
    <w:rsid w:val="0098532E"/>
    <w:rsid w:val="00993628"/>
    <w:rsid w:val="00993864"/>
    <w:rsid w:val="009A47C4"/>
    <w:rsid w:val="009B1AB8"/>
    <w:rsid w:val="009B2EED"/>
    <w:rsid w:val="009C1C93"/>
    <w:rsid w:val="009D2FD8"/>
    <w:rsid w:val="009D4362"/>
    <w:rsid w:val="009F5C1D"/>
    <w:rsid w:val="00A34DC4"/>
    <w:rsid w:val="00A46230"/>
    <w:rsid w:val="00A65968"/>
    <w:rsid w:val="00A90922"/>
    <w:rsid w:val="00A90A87"/>
    <w:rsid w:val="00A9757F"/>
    <w:rsid w:val="00AB511F"/>
    <w:rsid w:val="00AC55E8"/>
    <w:rsid w:val="00AE05C4"/>
    <w:rsid w:val="00B13FD0"/>
    <w:rsid w:val="00B17973"/>
    <w:rsid w:val="00B4104A"/>
    <w:rsid w:val="00B43950"/>
    <w:rsid w:val="00B50045"/>
    <w:rsid w:val="00B50B49"/>
    <w:rsid w:val="00B50CAA"/>
    <w:rsid w:val="00B96880"/>
    <w:rsid w:val="00BA41DD"/>
    <w:rsid w:val="00BC172C"/>
    <w:rsid w:val="00BC6270"/>
    <w:rsid w:val="00BD2DFC"/>
    <w:rsid w:val="00BE10DB"/>
    <w:rsid w:val="00C00B3C"/>
    <w:rsid w:val="00C2686E"/>
    <w:rsid w:val="00C31260"/>
    <w:rsid w:val="00C5092E"/>
    <w:rsid w:val="00C53F92"/>
    <w:rsid w:val="00C73DEE"/>
    <w:rsid w:val="00C7578F"/>
    <w:rsid w:val="00C84D92"/>
    <w:rsid w:val="00C90EDB"/>
    <w:rsid w:val="00C94815"/>
    <w:rsid w:val="00CC0158"/>
    <w:rsid w:val="00CC2118"/>
    <w:rsid w:val="00CF6896"/>
    <w:rsid w:val="00D07335"/>
    <w:rsid w:val="00D1632F"/>
    <w:rsid w:val="00D20819"/>
    <w:rsid w:val="00D22B3E"/>
    <w:rsid w:val="00D23BFC"/>
    <w:rsid w:val="00D37EC8"/>
    <w:rsid w:val="00D429F2"/>
    <w:rsid w:val="00D53F5A"/>
    <w:rsid w:val="00D81927"/>
    <w:rsid w:val="00D82885"/>
    <w:rsid w:val="00D95E2C"/>
    <w:rsid w:val="00DD123D"/>
    <w:rsid w:val="00DD6A58"/>
    <w:rsid w:val="00E02D46"/>
    <w:rsid w:val="00E03AC2"/>
    <w:rsid w:val="00E07EE4"/>
    <w:rsid w:val="00E20536"/>
    <w:rsid w:val="00E27144"/>
    <w:rsid w:val="00E32409"/>
    <w:rsid w:val="00E42F0D"/>
    <w:rsid w:val="00E614EE"/>
    <w:rsid w:val="00E82B1E"/>
    <w:rsid w:val="00E8385C"/>
    <w:rsid w:val="00E86A0C"/>
    <w:rsid w:val="00EB3CD7"/>
    <w:rsid w:val="00ED2427"/>
    <w:rsid w:val="00ED5BBC"/>
    <w:rsid w:val="00EE1A1F"/>
    <w:rsid w:val="00EE2264"/>
    <w:rsid w:val="00F050F9"/>
    <w:rsid w:val="00F15A75"/>
    <w:rsid w:val="00F461CD"/>
    <w:rsid w:val="00F55256"/>
    <w:rsid w:val="00F8237C"/>
    <w:rsid w:val="00FF02EE"/>
    <w:rsid w:val="00FF7CE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1726E71D-6AB8-4DA2-96B1-D1BEE5CD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2494D"/>
    <w:pPr>
      <w:spacing w:after="120" w:line="360" w:lineRule="auto"/>
      <w:ind w:firstLine="720"/>
      <w:jc w:val="both"/>
    </w:pPr>
    <w:rPr>
      <w:sz w:val="24"/>
      <w:szCs w:val="24"/>
      <w:lang w:eastAsia="en-US"/>
    </w:rPr>
  </w:style>
  <w:style w:type="paragraph" w:styleId="Cmsor1">
    <w:name w:val="heading 1"/>
    <w:basedOn w:val="Norml"/>
    <w:next w:val="Norml"/>
    <w:link w:val="Cmsor1Char"/>
    <w:autoRedefine/>
    <w:uiPriority w:val="9"/>
    <w:qFormat/>
    <w:pPr>
      <w:keepNext/>
      <w:pageBreakBefore/>
      <w:numPr>
        <w:numId w:val="2"/>
      </w:numPr>
      <w:spacing w:before="360" w:after="480"/>
      <w:outlineLvl w:val="0"/>
    </w:pPr>
    <w:rPr>
      <w:rFonts w:cs="Arial"/>
      <w:b/>
      <w:bCs/>
      <w:kern w:val="32"/>
      <w:sz w:val="36"/>
      <w:szCs w:val="32"/>
    </w:rPr>
  </w:style>
  <w:style w:type="paragraph" w:styleId="Cmsor2">
    <w:name w:val="heading 2"/>
    <w:basedOn w:val="Norml"/>
    <w:next w:val="Norml"/>
    <w:autoRedefine/>
    <w:qFormat/>
    <w:pPr>
      <w:keepNext/>
      <w:numPr>
        <w:ilvl w:val="1"/>
        <w:numId w:val="2"/>
      </w:numPr>
      <w:spacing w:before="240" w:after="60"/>
      <w:outlineLvl w:val="1"/>
    </w:pPr>
    <w:rPr>
      <w:rFonts w:cs="Arial"/>
      <w:b/>
      <w:bCs/>
      <w:iCs/>
      <w:sz w:val="32"/>
      <w:szCs w:val="28"/>
    </w:rPr>
  </w:style>
  <w:style w:type="paragraph" w:styleId="Cmsor3">
    <w:name w:val="heading 3"/>
    <w:basedOn w:val="Norml"/>
    <w:next w:val="Norml"/>
    <w:link w:val="Cmsor3Char"/>
    <w:autoRedefine/>
    <w:qFormat/>
    <w:rsid w:val="000458E9"/>
    <w:pPr>
      <w:keepNext/>
      <w:spacing w:before="240" w:after="60"/>
      <w:ind w:firstLine="0"/>
      <w:outlineLvl w:val="2"/>
    </w:pPr>
    <w:rPr>
      <w:rFonts w:cs="Arial"/>
      <w:b/>
      <w:bCs/>
      <w:sz w:val="28"/>
      <w:szCs w:val="26"/>
    </w:rPr>
  </w:style>
  <w:style w:type="paragraph" w:styleId="Cmsor4">
    <w:name w:val="heading 4"/>
    <w:basedOn w:val="Norml"/>
    <w:next w:val="Norml"/>
    <w:autoRedefine/>
    <w:qFormat/>
    <w:rsid w:val="001C7C1F"/>
    <w:pPr>
      <w:keepNext/>
      <w:numPr>
        <w:ilvl w:val="3"/>
        <w:numId w:val="2"/>
      </w:numPr>
      <w:spacing w:before="240" w:after="60"/>
      <w:outlineLvl w:val="3"/>
    </w:pPr>
    <w:rPr>
      <w:b/>
      <w:bCs/>
      <w:szCs w:val="28"/>
    </w:rPr>
  </w:style>
  <w:style w:type="paragraph" w:styleId="Cmsor5">
    <w:name w:val="heading 5"/>
    <w:basedOn w:val="Norml"/>
    <w:next w:val="Norml"/>
    <w:qFormat/>
    <w:pPr>
      <w:numPr>
        <w:ilvl w:val="4"/>
        <w:numId w:val="2"/>
      </w:numPr>
      <w:spacing w:before="240" w:after="60"/>
      <w:outlineLvl w:val="4"/>
    </w:pPr>
    <w:rPr>
      <w:b/>
      <w:bCs/>
      <w:i/>
      <w:iCs/>
      <w:sz w:val="26"/>
      <w:szCs w:val="26"/>
    </w:rPr>
  </w:style>
  <w:style w:type="paragraph" w:styleId="Cmsor6">
    <w:name w:val="heading 6"/>
    <w:basedOn w:val="Norml"/>
    <w:next w:val="Norml"/>
    <w:qFormat/>
    <w:pPr>
      <w:numPr>
        <w:ilvl w:val="5"/>
        <w:numId w:val="2"/>
      </w:numPr>
      <w:spacing w:before="240" w:after="60"/>
      <w:outlineLvl w:val="5"/>
    </w:pPr>
    <w:rPr>
      <w:b/>
      <w:bCs/>
      <w:sz w:val="22"/>
      <w:szCs w:val="22"/>
    </w:rPr>
  </w:style>
  <w:style w:type="paragraph" w:styleId="Cmsor7">
    <w:name w:val="heading 7"/>
    <w:basedOn w:val="Norml"/>
    <w:next w:val="Norml"/>
    <w:qFormat/>
    <w:pPr>
      <w:numPr>
        <w:ilvl w:val="6"/>
        <w:numId w:val="2"/>
      </w:numPr>
      <w:spacing w:before="240" w:after="60"/>
      <w:outlineLvl w:val="6"/>
    </w:pPr>
  </w:style>
  <w:style w:type="paragraph" w:styleId="Cmsor8">
    <w:name w:val="heading 8"/>
    <w:basedOn w:val="Norml"/>
    <w:next w:val="Norml"/>
    <w:qFormat/>
    <w:pPr>
      <w:numPr>
        <w:ilvl w:val="7"/>
        <w:numId w:val="2"/>
      </w:numPr>
      <w:spacing w:before="240" w:after="60"/>
      <w:outlineLvl w:val="7"/>
    </w:pPr>
    <w:rPr>
      <w:i/>
      <w:iCs/>
    </w:rPr>
  </w:style>
  <w:style w:type="paragraph" w:styleId="Cmsor9">
    <w:name w:val="heading 9"/>
    <w:basedOn w:val="Norml"/>
    <w:next w:val="Norml"/>
    <w:qFormat/>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uiPriority w:val="39"/>
    <w:rsid w:val="009C1C93"/>
    <w:pPr>
      <w:spacing w:after="0"/>
      <w:ind w:left="720" w:firstLine="0"/>
    </w:pPr>
  </w:style>
  <w:style w:type="paragraph" w:styleId="TJ5">
    <w:name w:val="toc 5"/>
    <w:basedOn w:val="Norml"/>
    <w:next w:val="Norml"/>
    <w:autoRedefine/>
    <w:uiPriority w:val="39"/>
    <w:rsid w:val="009C1C93"/>
    <w:pPr>
      <w:spacing w:after="0"/>
      <w:ind w:left="958" w:firstLine="0"/>
    </w:pPr>
  </w:style>
  <w:style w:type="paragraph" w:styleId="TJ6">
    <w:name w:val="toc 6"/>
    <w:basedOn w:val="Norml"/>
    <w:next w:val="Norml"/>
    <w:autoRedefine/>
    <w:uiPriority w:val="39"/>
    <w:rsid w:val="009C1C93"/>
    <w:pPr>
      <w:spacing w:after="0"/>
      <w:ind w:left="1202"/>
    </w:pPr>
  </w:style>
  <w:style w:type="paragraph" w:styleId="TJ7">
    <w:name w:val="toc 7"/>
    <w:basedOn w:val="Norml"/>
    <w:next w:val="Norml"/>
    <w:autoRedefine/>
    <w:uiPriority w:val="39"/>
    <w:pPr>
      <w:ind w:left="1440"/>
    </w:pPr>
  </w:style>
  <w:style w:type="paragraph" w:styleId="TJ8">
    <w:name w:val="toc 8"/>
    <w:basedOn w:val="Norml"/>
    <w:next w:val="Norml"/>
    <w:autoRedefine/>
    <w:uiPriority w:val="39"/>
    <w:pPr>
      <w:ind w:left="1680"/>
    </w:pPr>
  </w:style>
  <w:style w:type="paragraph" w:styleId="TJ9">
    <w:name w:val="toc 9"/>
    <w:basedOn w:val="Norml"/>
    <w:next w:val="Norml"/>
    <w:autoRedefine/>
    <w:uiPriority w:val="39"/>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numPr>
        <w:numId w:val="0"/>
      </w:numPr>
      <w:spacing w:before="240"/>
    </w:pPr>
  </w:style>
  <w:style w:type="paragraph" w:styleId="Kpalrs">
    <w:name w:val="caption"/>
    <w:basedOn w:val="Norml"/>
    <w:next w:val="Norml"/>
    <w:autoRedefine/>
    <w:qFormat/>
    <w:rsid w:val="00491D1C"/>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8"/>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9"/>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uiPriority w:val="22"/>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Jegyzethivatkozs">
    <w:name w:val="annotation reference"/>
    <w:basedOn w:val="Bekezdsalapbettpusa"/>
    <w:rsid w:val="00630A92"/>
    <w:rPr>
      <w:sz w:val="16"/>
      <w:szCs w:val="16"/>
    </w:rPr>
  </w:style>
  <w:style w:type="paragraph" w:styleId="Jegyzetszveg">
    <w:name w:val="annotation text"/>
    <w:basedOn w:val="Norml"/>
    <w:link w:val="JegyzetszvegChar"/>
    <w:rsid w:val="00630A92"/>
    <w:pPr>
      <w:spacing w:line="240" w:lineRule="auto"/>
    </w:pPr>
    <w:rPr>
      <w:sz w:val="20"/>
      <w:szCs w:val="20"/>
    </w:rPr>
  </w:style>
  <w:style w:type="character" w:customStyle="1" w:styleId="JegyzetszvegChar">
    <w:name w:val="Jegyzetszöveg Char"/>
    <w:basedOn w:val="Bekezdsalapbettpusa"/>
    <w:link w:val="Jegyzetszveg"/>
    <w:rsid w:val="00630A92"/>
    <w:rPr>
      <w:lang w:eastAsia="en-US"/>
    </w:rPr>
  </w:style>
  <w:style w:type="paragraph" w:styleId="Megjegyzstrgya">
    <w:name w:val="annotation subject"/>
    <w:basedOn w:val="Jegyzetszveg"/>
    <w:next w:val="Jegyzetszveg"/>
    <w:link w:val="MegjegyzstrgyaChar"/>
    <w:rsid w:val="00630A92"/>
    <w:rPr>
      <w:b/>
      <w:bCs/>
    </w:rPr>
  </w:style>
  <w:style w:type="character" w:customStyle="1" w:styleId="MegjegyzstrgyaChar">
    <w:name w:val="Megjegyzés tárgya Char"/>
    <w:basedOn w:val="JegyzetszvegChar"/>
    <w:link w:val="Megjegyzstrgya"/>
    <w:rsid w:val="00630A92"/>
    <w:rPr>
      <w:b/>
      <w:bCs/>
      <w:lang w:eastAsia="en-US"/>
    </w:rPr>
  </w:style>
  <w:style w:type="character" w:customStyle="1" w:styleId="Cmsor1Char">
    <w:name w:val="Címsor 1 Char"/>
    <w:basedOn w:val="Bekezdsalapbettpusa"/>
    <w:link w:val="Cmsor1"/>
    <w:uiPriority w:val="9"/>
    <w:rsid w:val="009B2EED"/>
    <w:rPr>
      <w:rFonts w:cs="Arial"/>
      <w:b/>
      <w:bCs/>
      <w:kern w:val="32"/>
      <w:sz w:val="36"/>
      <w:szCs w:val="32"/>
      <w:lang w:eastAsia="en-US"/>
    </w:rPr>
  </w:style>
  <w:style w:type="paragraph" w:styleId="Irodalomjegyzk">
    <w:name w:val="Bibliography"/>
    <w:basedOn w:val="Norml"/>
    <w:next w:val="Norml"/>
    <w:uiPriority w:val="37"/>
    <w:unhideWhenUsed/>
    <w:rsid w:val="009B2EED"/>
    <w:pPr>
      <w:ind w:firstLine="0"/>
    </w:pPr>
    <w:rPr>
      <w:noProof/>
    </w:rPr>
  </w:style>
  <w:style w:type="paragraph" w:styleId="Vltozat">
    <w:name w:val="Revision"/>
    <w:hidden/>
    <w:uiPriority w:val="99"/>
    <w:semiHidden/>
    <w:rsid w:val="00F8237C"/>
    <w:rPr>
      <w:sz w:val="24"/>
      <w:szCs w:val="24"/>
      <w:lang w:eastAsia="en-US"/>
    </w:rPr>
  </w:style>
  <w:style w:type="character" w:styleId="Mrltotthiperhivatkozs">
    <w:name w:val="FollowedHyperlink"/>
    <w:basedOn w:val="Bekezdsalapbettpusa"/>
    <w:rsid w:val="00CC0158"/>
    <w:rPr>
      <w:color w:val="954F72" w:themeColor="followedHyperlink"/>
      <w:u w:val="single"/>
    </w:rPr>
  </w:style>
  <w:style w:type="character" w:customStyle="1" w:styleId="UnresolvedMention">
    <w:name w:val="Unresolved Mention"/>
    <w:basedOn w:val="Bekezdsalapbettpusa"/>
    <w:uiPriority w:val="99"/>
    <w:semiHidden/>
    <w:unhideWhenUsed/>
    <w:rsid w:val="00F55256"/>
    <w:rPr>
      <w:color w:val="605E5C"/>
      <w:shd w:val="clear" w:color="auto" w:fill="E1DFDD"/>
    </w:rPr>
  </w:style>
  <w:style w:type="paragraph" w:styleId="NormlWeb">
    <w:name w:val="Normal (Web)"/>
    <w:basedOn w:val="Norml"/>
    <w:uiPriority w:val="99"/>
    <w:unhideWhenUsed/>
    <w:rsid w:val="003E4C54"/>
    <w:pPr>
      <w:spacing w:before="100" w:beforeAutospacing="1" w:after="100" w:afterAutospacing="1" w:line="240" w:lineRule="auto"/>
      <w:ind w:firstLine="0"/>
      <w:jc w:val="left"/>
    </w:pPr>
    <w:rPr>
      <w:lang w:eastAsia="hu-HU"/>
    </w:rPr>
  </w:style>
  <w:style w:type="character" w:customStyle="1" w:styleId="Cmsor3Char">
    <w:name w:val="Címsor 3 Char"/>
    <w:basedOn w:val="Bekezdsalapbettpusa"/>
    <w:link w:val="Cmsor3"/>
    <w:rsid w:val="000458E9"/>
    <w:rPr>
      <w:rFonts w:cs="Arial"/>
      <w:b/>
      <w:bCs/>
      <w:sz w:val="28"/>
      <w:szCs w:val="26"/>
      <w:lang w:eastAsia="en-US"/>
    </w:rPr>
  </w:style>
  <w:style w:type="character" w:styleId="HTML-kd">
    <w:name w:val="HTML Code"/>
    <w:basedOn w:val="Bekezdsalapbettpusa"/>
    <w:uiPriority w:val="99"/>
    <w:unhideWhenUsed/>
    <w:rsid w:val="00CF6896"/>
    <w:rPr>
      <w:rFonts w:ascii="Courier New" w:eastAsia="Times New Roman" w:hAnsi="Courier New" w:cs="Courier New"/>
      <w:sz w:val="20"/>
      <w:szCs w:val="20"/>
    </w:rPr>
  </w:style>
  <w:style w:type="character" w:customStyle="1" w:styleId="citation-26">
    <w:name w:val="citation-26"/>
    <w:basedOn w:val="Bekezdsalapbettpusa"/>
    <w:rsid w:val="00ED2427"/>
  </w:style>
  <w:style w:type="character" w:customStyle="1" w:styleId="citation-25">
    <w:name w:val="citation-25"/>
    <w:basedOn w:val="Bekezdsalapbettpusa"/>
    <w:rsid w:val="00ED2427"/>
  </w:style>
  <w:style w:type="character" w:customStyle="1" w:styleId="citation-24">
    <w:name w:val="citation-24"/>
    <w:basedOn w:val="Bekezdsalapbettpusa"/>
    <w:rsid w:val="00ED2427"/>
  </w:style>
  <w:style w:type="character" w:customStyle="1" w:styleId="citation-23">
    <w:name w:val="citation-23"/>
    <w:basedOn w:val="Bekezdsalapbettpusa"/>
    <w:rsid w:val="00ED2427"/>
  </w:style>
  <w:style w:type="character" w:customStyle="1" w:styleId="ng-tns-c2582944297-259">
    <w:name w:val="ng-tns-c2582944297-259"/>
    <w:basedOn w:val="Bekezdsalapbettpusa"/>
    <w:rsid w:val="000458E9"/>
  </w:style>
  <w:style w:type="paragraph" w:styleId="HTML-kntformzott">
    <w:name w:val="HTML Preformatted"/>
    <w:basedOn w:val="Norml"/>
    <w:link w:val="HTML-kntformzottChar"/>
    <w:uiPriority w:val="99"/>
    <w:unhideWhenUsed/>
    <w:rsid w:val="00045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lang w:eastAsia="hu-HU"/>
    </w:rPr>
  </w:style>
  <w:style w:type="character" w:customStyle="1" w:styleId="HTML-kntformzottChar">
    <w:name w:val="HTML-ként formázott Char"/>
    <w:basedOn w:val="Bekezdsalapbettpusa"/>
    <w:link w:val="HTML-kntformzott"/>
    <w:uiPriority w:val="99"/>
    <w:rsid w:val="000458E9"/>
    <w:rPr>
      <w:rFonts w:ascii="Courier New" w:hAnsi="Courier New" w:cs="Courier New"/>
    </w:rPr>
  </w:style>
  <w:style w:type="character" w:customStyle="1" w:styleId="hljs-comment">
    <w:name w:val="hljs-comment"/>
    <w:basedOn w:val="Bekezdsalapbettpusa"/>
    <w:rsid w:val="000458E9"/>
  </w:style>
  <w:style w:type="character" w:customStyle="1" w:styleId="hljs-builtin">
    <w:name w:val="hljs-built_in"/>
    <w:basedOn w:val="Bekezdsalapbettpusa"/>
    <w:rsid w:val="000458E9"/>
  </w:style>
  <w:style w:type="character" w:customStyle="1" w:styleId="hljs-function">
    <w:name w:val="hljs-function"/>
    <w:basedOn w:val="Bekezdsalapbettpusa"/>
    <w:rsid w:val="000458E9"/>
  </w:style>
  <w:style w:type="character" w:customStyle="1" w:styleId="hljs-params">
    <w:name w:val="hljs-params"/>
    <w:basedOn w:val="Bekezdsalapbettpusa"/>
    <w:rsid w:val="000458E9"/>
  </w:style>
  <w:style w:type="character" w:customStyle="1" w:styleId="hljs-keyword">
    <w:name w:val="hljs-keyword"/>
    <w:basedOn w:val="Bekezdsalapbettpusa"/>
    <w:rsid w:val="000458E9"/>
  </w:style>
  <w:style w:type="character" w:customStyle="1" w:styleId="hljs-number">
    <w:name w:val="hljs-number"/>
    <w:basedOn w:val="Bekezdsalapbettpusa"/>
    <w:rsid w:val="00045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114451">
      <w:bodyDiv w:val="1"/>
      <w:marLeft w:val="0"/>
      <w:marRight w:val="0"/>
      <w:marTop w:val="0"/>
      <w:marBottom w:val="0"/>
      <w:divBdr>
        <w:top w:val="none" w:sz="0" w:space="0" w:color="auto"/>
        <w:left w:val="none" w:sz="0" w:space="0" w:color="auto"/>
        <w:bottom w:val="none" w:sz="0" w:space="0" w:color="auto"/>
        <w:right w:val="none" w:sz="0" w:space="0" w:color="auto"/>
      </w:divBdr>
      <w:divsChild>
        <w:div w:id="2094235441">
          <w:marLeft w:val="0"/>
          <w:marRight w:val="0"/>
          <w:marTop w:val="0"/>
          <w:marBottom w:val="0"/>
          <w:divBdr>
            <w:top w:val="none" w:sz="0" w:space="0" w:color="auto"/>
            <w:left w:val="none" w:sz="0" w:space="0" w:color="auto"/>
            <w:bottom w:val="none" w:sz="0" w:space="0" w:color="auto"/>
            <w:right w:val="none" w:sz="0" w:space="0" w:color="auto"/>
          </w:divBdr>
          <w:divsChild>
            <w:div w:id="639504859">
              <w:marLeft w:val="0"/>
              <w:marRight w:val="0"/>
              <w:marTop w:val="0"/>
              <w:marBottom w:val="0"/>
              <w:divBdr>
                <w:top w:val="none" w:sz="0" w:space="0" w:color="auto"/>
                <w:left w:val="none" w:sz="0" w:space="0" w:color="auto"/>
                <w:bottom w:val="none" w:sz="0" w:space="0" w:color="auto"/>
                <w:right w:val="none" w:sz="0" w:space="0" w:color="auto"/>
              </w:divBdr>
            </w:div>
            <w:div w:id="1705249896">
              <w:marLeft w:val="0"/>
              <w:marRight w:val="0"/>
              <w:marTop w:val="0"/>
              <w:marBottom w:val="0"/>
              <w:divBdr>
                <w:top w:val="none" w:sz="0" w:space="0" w:color="auto"/>
                <w:left w:val="none" w:sz="0" w:space="0" w:color="auto"/>
                <w:bottom w:val="none" w:sz="0" w:space="0" w:color="auto"/>
                <w:right w:val="none" w:sz="0" w:space="0" w:color="auto"/>
              </w:divBdr>
              <w:divsChild>
                <w:div w:id="790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07035">
      <w:bodyDiv w:val="1"/>
      <w:marLeft w:val="0"/>
      <w:marRight w:val="0"/>
      <w:marTop w:val="0"/>
      <w:marBottom w:val="0"/>
      <w:divBdr>
        <w:top w:val="none" w:sz="0" w:space="0" w:color="auto"/>
        <w:left w:val="none" w:sz="0" w:space="0" w:color="auto"/>
        <w:bottom w:val="none" w:sz="0" w:space="0" w:color="auto"/>
        <w:right w:val="none" w:sz="0" w:space="0" w:color="auto"/>
      </w:divBdr>
      <w:divsChild>
        <w:div w:id="820314170">
          <w:marLeft w:val="0"/>
          <w:marRight w:val="0"/>
          <w:marTop w:val="0"/>
          <w:marBottom w:val="0"/>
          <w:divBdr>
            <w:top w:val="none" w:sz="0" w:space="0" w:color="auto"/>
            <w:left w:val="none" w:sz="0" w:space="0" w:color="auto"/>
            <w:bottom w:val="none" w:sz="0" w:space="0" w:color="auto"/>
            <w:right w:val="none" w:sz="0" w:space="0" w:color="auto"/>
          </w:divBdr>
          <w:divsChild>
            <w:div w:id="147329163">
              <w:marLeft w:val="0"/>
              <w:marRight w:val="0"/>
              <w:marTop w:val="0"/>
              <w:marBottom w:val="0"/>
              <w:divBdr>
                <w:top w:val="none" w:sz="0" w:space="0" w:color="auto"/>
                <w:left w:val="none" w:sz="0" w:space="0" w:color="auto"/>
                <w:bottom w:val="none" w:sz="0" w:space="0" w:color="auto"/>
                <w:right w:val="none" w:sz="0" w:space="0" w:color="auto"/>
              </w:divBdr>
              <w:divsChild>
                <w:div w:id="939725308">
                  <w:marLeft w:val="0"/>
                  <w:marRight w:val="0"/>
                  <w:marTop w:val="0"/>
                  <w:marBottom w:val="0"/>
                  <w:divBdr>
                    <w:top w:val="none" w:sz="0" w:space="0" w:color="auto"/>
                    <w:left w:val="none" w:sz="0" w:space="0" w:color="auto"/>
                    <w:bottom w:val="none" w:sz="0" w:space="0" w:color="auto"/>
                    <w:right w:val="none" w:sz="0" w:space="0" w:color="auto"/>
                  </w:divBdr>
                  <w:divsChild>
                    <w:div w:id="17479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621832">
          <w:marLeft w:val="0"/>
          <w:marRight w:val="0"/>
          <w:marTop w:val="0"/>
          <w:marBottom w:val="0"/>
          <w:divBdr>
            <w:top w:val="none" w:sz="0" w:space="0" w:color="auto"/>
            <w:left w:val="none" w:sz="0" w:space="0" w:color="auto"/>
            <w:bottom w:val="none" w:sz="0" w:space="0" w:color="auto"/>
            <w:right w:val="none" w:sz="0" w:space="0" w:color="auto"/>
          </w:divBdr>
          <w:divsChild>
            <w:div w:id="882594364">
              <w:marLeft w:val="0"/>
              <w:marRight w:val="0"/>
              <w:marTop w:val="0"/>
              <w:marBottom w:val="0"/>
              <w:divBdr>
                <w:top w:val="none" w:sz="0" w:space="0" w:color="auto"/>
                <w:left w:val="none" w:sz="0" w:space="0" w:color="auto"/>
                <w:bottom w:val="none" w:sz="0" w:space="0" w:color="auto"/>
                <w:right w:val="none" w:sz="0" w:space="0" w:color="auto"/>
              </w:divBdr>
              <w:divsChild>
                <w:div w:id="1843935240">
                  <w:marLeft w:val="0"/>
                  <w:marRight w:val="0"/>
                  <w:marTop w:val="0"/>
                  <w:marBottom w:val="0"/>
                  <w:divBdr>
                    <w:top w:val="none" w:sz="0" w:space="0" w:color="auto"/>
                    <w:left w:val="none" w:sz="0" w:space="0" w:color="auto"/>
                    <w:bottom w:val="none" w:sz="0" w:space="0" w:color="auto"/>
                    <w:right w:val="none" w:sz="0" w:space="0" w:color="auto"/>
                  </w:divBdr>
                  <w:divsChild>
                    <w:div w:id="23254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835564">
          <w:marLeft w:val="0"/>
          <w:marRight w:val="0"/>
          <w:marTop w:val="0"/>
          <w:marBottom w:val="0"/>
          <w:divBdr>
            <w:top w:val="none" w:sz="0" w:space="0" w:color="auto"/>
            <w:left w:val="none" w:sz="0" w:space="0" w:color="auto"/>
            <w:bottom w:val="none" w:sz="0" w:space="0" w:color="auto"/>
            <w:right w:val="none" w:sz="0" w:space="0" w:color="auto"/>
          </w:divBdr>
          <w:divsChild>
            <w:div w:id="1356148625">
              <w:marLeft w:val="0"/>
              <w:marRight w:val="0"/>
              <w:marTop w:val="0"/>
              <w:marBottom w:val="0"/>
              <w:divBdr>
                <w:top w:val="none" w:sz="0" w:space="0" w:color="auto"/>
                <w:left w:val="none" w:sz="0" w:space="0" w:color="auto"/>
                <w:bottom w:val="none" w:sz="0" w:space="0" w:color="auto"/>
                <w:right w:val="none" w:sz="0" w:space="0" w:color="auto"/>
              </w:divBdr>
              <w:divsChild>
                <w:div w:id="1844707850">
                  <w:marLeft w:val="0"/>
                  <w:marRight w:val="0"/>
                  <w:marTop w:val="0"/>
                  <w:marBottom w:val="0"/>
                  <w:divBdr>
                    <w:top w:val="none" w:sz="0" w:space="0" w:color="auto"/>
                    <w:left w:val="none" w:sz="0" w:space="0" w:color="auto"/>
                    <w:bottom w:val="none" w:sz="0" w:space="0" w:color="auto"/>
                    <w:right w:val="none" w:sz="0" w:space="0" w:color="auto"/>
                  </w:divBdr>
                  <w:divsChild>
                    <w:div w:id="201649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56551">
      <w:bodyDiv w:val="1"/>
      <w:marLeft w:val="0"/>
      <w:marRight w:val="0"/>
      <w:marTop w:val="0"/>
      <w:marBottom w:val="0"/>
      <w:divBdr>
        <w:top w:val="none" w:sz="0" w:space="0" w:color="auto"/>
        <w:left w:val="none" w:sz="0" w:space="0" w:color="auto"/>
        <w:bottom w:val="none" w:sz="0" w:space="0" w:color="auto"/>
        <w:right w:val="none" w:sz="0" w:space="0" w:color="auto"/>
      </w:divBdr>
    </w:div>
    <w:div w:id="184025520">
      <w:bodyDiv w:val="1"/>
      <w:marLeft w:val="0"/>
      <w:marRight w:val="0"/>
      <w:marTop w:val="0"/>
      <w:marBottom w:val="0"/>
      <w:divBdr>
        <w:top w:val="none" w:sz="0" w:space="0" w:color="auto"/>
        <w:left w:val="none" w:sz="0" w:space="0" w:color="auto"/>
        <w:bottom w:val="none" w:sz="0" w:space="0" w:color="auto"/>
        <w:right w:val="none" w:sz="0" w:space="0" w:color="auto"/>
      </w:divBdr>
    </w:div>
    <w:div w:id="191236834">
      <w:bodyDiv w:val="1"/>
      <w:marLeft w:val="0"/>
      <w:marRight w:val="0"/>
      <w:marTop w:val="0"/>
      <w:marBottom w:val="0"/>
      <w:divBdr>
        <w:top w:val="none" w:sz="0" w:space="0" w:color="auto"/>
        <w:left w:val="none" w:sz="0" w:space="0" w:color="auto"/>
        <w:bottom w:val="none" w:sz="0" w:space="0" w:color="auto"/>
        <w:right w:val="none" w:sz="0" w:space="0" w:color="auto"/>
      </w:divBdr>
    </w:div>
    <w:div w:id="198779901">
      <w:bodyDiv w:val="1"/>
      <w:marLeft w:val="0"/>
      <w:marRight w:val="0"/>
      <w:marTop w:val="0"/>
      <w:marBottom w:val="0"/>
      <w:divBdr>
        <w:top w:val="none" w:sz="0" w:space="0" w:color="auto"/>
        <w:left w:val="none" w:sz="0" w:space="0" w:color="auto"/>
        <w:bottom w:val="none" w:sz="0" w:space="0" w:color="auto"/>
        <w:right w:val="none" w:sz="0" w:space="0" w:color="auto"/>
      </w:divBdr>
    </w:div>
    <w:div w:id="364715429">
      <w:bodyDiv w:val="1"/>
      <w:marLeft w:val="0"/>
      <w:marRight w:val="0"/>
      <w:marTop w:val="0"/>
      <w:marBottom w:val="0"/>
      <w:divBdr>
        <w:top w:val="none" w:sz="0" w:space="0" w:color="auto"/>
        <w:left w:val="none" w:sz="0" w:space="0" w:color="auto"/>
        <w:bottom w:val="none" w:sz="0" w:space="0" w:color="auto"/>
        <w:right w:val="none" w:sz="0" w:space="0" w:color="auto"/>
      </w:divBdr>
    </w:div>
    <w:div w:id="375397832">
      <w:bodyDiv w:val="1"/>
      <w:marLeft w:val="0"/>
      <w:marRight w:val="0"/>
      <w:marTop w:val="0"/>
      <w:marBottom w:val="0"/>
      <w:divBdr>
        <w:top w:val="none" w:sz="0" w:space="0" w:color="auto"/>
        <w:left w:val="none" w:sz="0" w:space="0" w:color="auto"/>
        <w:bottom w:val="none" w:sz="0" w:space="0" w:color="auto"/>
        <w:right w:val="none" w:sz="0" w:space="0" w:color="auto"/>
      </w:divBdr>
      <w:divsChild>
        <w:div w:id="1870872905">
          <w:marLeft w:val="0"/>
          <w:marRight w:val="0"/>
          <w:marTop w:val="0"/>
          <w:marBottom w:val="0"/>
          <w:divBdr>
            <w:top w:val="none" w:sz="0" w:space="0" w:color="auto"/>
            <w:left w:val="none" w:sz="0" w:space="0" w:color="auto"/>
            <w:bottom w:val="none" w:sz="0" w:space="0" w:color="auto"/>
            <w:right w:val="none" w:sz="0" w:space="0" w:color="auto"/>
          </w:divBdr>
          <w:divsChild>
            <w:div w:id="1275481845">
              <w:marLeft w:val="0"/>
              <w:marRight w:val="0"/>
              <w:marTop w:val="0"/>
              <w:marBottom w:val="0"/>
              <w:divBdr>
                <w:top w:val="none" w:sz="0" w:space="0" w:color="auto"/>
                <w:left w:val="none" w:sz="0" w:space="0" w:color="auto"/>
                <w:bottom w:val="none" w:sz="0" w:space="0" w:color="auto"/>
                <w:right w:val="none" w:sz="0" w:space="0" w:color="auto"/>
              </w:divBdr>
            </w:div>
            <w:div w:id="2143839849">
              <w:marLeft w:val="0"/>
              <w:marRight w:val="0"/>
              <w:marTop w:val="0"/>
              <w:marBottom w:val="0"/>
              <w:divBdr>
                <w:top w:val="none" w:sz="0" w:space="0" w:color="auto"/>
                <w:left w:val="none" w:sz="0" w:space="0" w:color="auto"/>
                <w:bottom w:val="none" w:sz="0" w:space="0" w:color="auto"/>
                <w:right w:val="none" w:sz="0" w:space="0" w:color="auto"/>
              </w:divBdr>
              <w:divsChild>
                <w:div w:id="9033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693509">
      <w:bodyDiv w:val="1"/>
      <w:marLeft w:val="0"/>
      <w:marRight w:val="0"/>
      <w:marTop w:val="0"/>
      <w:marBottom w:val="0"/>
      <w:divBdr>
        <w:top w:val="none" w:sz="0" w:space="0" w:color="auto"/>
        <w:left w:val="none" w:sz="0" w:space="0" w:color="auto"/>
        <w:bottom w:val="none" w:sz="0" w:space="0" w:color="auto"/>
        <w:right w:val="none" w:sz="0" w:space="0" w:color="auto"/>
      </w:divBdr>
    </w:div>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534583540">
      <w:bodyDiv w:val="1"/>
      <w:marLeft w:val="0"/>
      <w:marRight w:val="0"/>
      <w:marTop w:val="0"/>
      <w:marBottom w:val="0"/>
      <w:divBdr>
        <w:top w:val="none" w:sz="0" w:space="0" w:color="auto"/>
        <w:left w:val="none" w:sz="0" w:space="0" w:color="auto"/>
        <w:bottom w:val="none" w:sz="0" w:space="0" w:color="auto"/>
        <w:right w:val="none" w:sz="0" w:space="0" w:color="auto"/>
      </w:divBdr>
    </w:div>
    <w:div w:id="602300803">
      <w:bodyDiv w:val="1"/>
      <w:marLeft w:val="0"/>
      <w:marRight w:val="0"/>
      <w:marTop w:val="0"/>
      <w:marBottom w:val="0"/>
      <w:divBdr>
        <w:top w:val="none" w:sz="0" w:space="0" w:color="auto"/>
        <w:left w:val="none" w:sz="0" w:space="0" w:color="auto"/>
        <w:bottom w:val="none" w:sz="0" w:space="0" w:color="auto"/>
        <w:right w:val="none" w:sz="0" w:space="0" w:color="auto"/>
      </w:divBdr>
    </w:div>
    <w:div w:id="605234464">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628362537">
      <w:bodyDiv w:val="1"/>
      <w:marLeft w:val="0"/>
      <w:marRight w:val="0"/>
      <w:marTop w:val="0"/>
      <w:marBottom w:val="0"/>
      <w:divBdr>
        <w:top w:val="none" w:sz="0" w:space="0" w:color="auto"/>
        <w:left w:val="none" w:sz="0" w:space="0" w:color="auto"/>
        <w:bottom w:val="none" w:sz="0" w:space="0" w:color="auto"/>
        <w:right w:val="none" w:sz="0" w:space="0" w:color="auto"/>
      </w:divBdr>
    </w:div>
    <w:div w:id="673920788">
      <w:bodyDiv w:val="1"/>
      <w:marLeft w:val="0"/>
      <w:marRight w:val="0"/>
      <w:marTop w:val="0"/>
      <w:marBottom w:val="0"/>
      <w:divBdr>
        <w:top w:val="none" w:sz="0" w:space="0" w:color="auto"/>
        <w:left w:val="none" w:sz="0" w:space="0" w:color="auto"/>
        <w:bottom w:val="none" w:sz="0" w:space="0" w:color="auto"/>
        <w:right w:val="none" w:sz="0" w:space="0" w:color="auto"/>
      </w:divBdr>
    </w:div>
    <w:div w:id="688605356">
      <w:bodyDiv w:val="1"/>
      <w:marLeft w:val="0"/>
      <w:marRight w:val="0"/>
      <w:marTop w:val="0"/>
      <w:marBottom w:val="0"/>
      <w:divBdr>
        <w:top w:val="none" w:sz="0" w:space="0" w:color="auto"/>
        <w:left w:val="none" w:sz="0" w:space="0" w:color="auto"/>
        <w:bottom w:val="none" w:sz="0" w:space="0" w:color="auto"/>
        <w:right w:val="none" w:sz="0" w:space="0" w:color="auto"/>
      </w:divBdr>
    </w:div>
    <w:div w:id="692658335">
      <w:bodyDiv w:val="1"/>
      <w:marLeft w:val="0"/>
      <w:marRight w:val="0"/>
      <w:marTop w:val="0"/>
      <w:marBottom w:val="0"/>
      <w:divBdr>
        <w:top w:val="none" w:sz="0" w:space="0" w:color="auto"/>
        <w:left w:val="none" w:sz="0" w:space="0" w:color="auto"/>
        <w:bottom w:val="none" w:sz="0" w:space="0" w:color="auto"/>
        <w:right w:val="none" w:sz="0" w:space="0" w:color="auto"/>
      </w:divBdr>
    </w:div>
    <w:div w:id="711804782">
      <w:bodyDiv w:val="1"/>
      <w:marLeft w:val="0"/>
      <w:marRight w:val="0"/>
      <w:marTop w:val="0"/>
      <w:marBottom w:val="0"/>
      <w:divBdr>
        <w:top w:val="none" w:sz="0" w:space="0" w:color="auto"/>
        <w:left w:val="none" w:sz="0" w:space="0" w:color="auto"/>
        <w:bottom w:val="none" w:sz="0" w:space="0" w:color="auto"/>
        <w:right w:val="none" w:sz="0" w:space="0" w:color="auto"/>
      </w:divBdr>
    </w:div>
    <w:div w:id="714157896">
      <w:bodyDiv w:val="1"/>
      <w:marLeft w:val="0"/>
      <w:marRight w:val="0"/>
      <w:marTop w:val="0"/>
      <w:marBottom w:val="0"/>
      <w:divBdr>
        <w:top w:val="none" w:sz="0" w:space="0" w:color="auto"/>
        <w:left w:val="none" w:sz="0" w:space="0" w:color="auto"/>
        <w:bottom w:val="none" w:sz="0" w:space="0" w:color="auto"/>
        <w:right w:val="none" w:sz="0" w:space="0" w:color="auto"/>
      </w:divBdr>
    </w:div>
    <w:div w:id="718288316">
      <w:bodyDiv w:val="1"/>
      <w:marLeft w:val="0"/>
      <w:marRight w:val="0"/>
      <w:marTop w:val="0"/>
      <w:marBottom w:val="0"/>
      <w:divBdr>
        <w:top w:val="none" w:sz="0" w:space="0" w:color="auto"/>
        <w:left w:val="none" w:sz="0" w:space="0" w:color="auto"/>
        <w:bottom w:val="none" w:sz="0" w:space="0" w:color="auto"/>
        <w:right w:val="none" w:sz="0" w:space="0" w:color="auto"/>
      </w:divBdr>
    </w:div>
    <w:div w:id="753861648">
      <w:bodyDiv w:val="1"/>
      <w:marLeft w:val="0"/>
      <w:marRight w:val="0"/>
      <w:marTop w:val="0"/>
      <w:marBottom w:val="0"/>
      <w:divBdr>
        <w:top w:val="none" w:sz="0" w:space="0" w:color="auto"/>
        <w:left w:val="none" w:sz="0" w:space="0" w:color="auto"/>
        <w:bottom w:val="none" w:sz="0" w:space="0" w:color="auto"/>
        <w:right w:val="none" w:sz="0" w:space="0" w:color="auto"/>
      </w:divBdr>
    </w:div>
    <w:div w:id="778985349">
      <w:bodyDiv w:val="1"/>
      <w:marLeft w:val="0"/>
      <w:marRight w:val="0"/>
      <w:marTop w:val="0"/>
      <w:marBottom w:val="0"/>
      <w:divBdr>
        <w:top w:val="none" w:sz="0" w:space="0" w:color="auto"/>
        <w:left w:val="none" w:sz="0" w:space="0" w:color="auto"/>
        <w:bottom w:val="none" w:sz="0" w:space="0" w:color="auto"/>
        <w:right w:val="none" w:sz="0" w:space="0" w:color="auto"/>
      </w:divBdr>
    </w:div>
    <w:div w:id="788821910">
      <w:bodyDiv w:val="1"/>
      <w:marLeft w:val="0"/>
      <w:marRight w:val="0"/>
      <w:marTop w:val="0"/>
      <w:marBottom w:val="0"/>
      <w:divBdr>
        <w:top w:val="none" w:sz="0" w:space="0" w:color="auto"/>
        <w:left w:val="none" w:sz="0" w:space="0" w:color="auto"/>
        <w:bottom w:val="none" w:sz="0" w:space="0" w:color="auto"/>
        <w:right w:val="none" w:sz="0" w:space="0" w:color="auto"/>
      </w:divBdr>
    </w:div>
    <w:div w:id="799151370">
      <w:bodyDiv w:val="1"/>
      <w:marLeft w:val="0"/>
      <w:marRight w:val="0"/>
      <w:marTop w:val="0"/>
      <w:marBottom w:val="0"/>
      <w:divBdr>
        <w:top w:val="none" w:sz="0" w:space="0" w:color="auto"/>
        <w:left w:val="none" w:sz="0" w:space="0" w:color="auto"/>
        <w:bottom w:val="none" w:sz="0" w:space="0" w:color="auto"/>
        <w:right w:val="none" w:sz="0" w:space="0" w:color="auto"/>
      </w:divBdr>
    </w:div>
    <w:div w:id="813448650">
      <w:bodyDiv w:val="1"/>
      <w:marLeft w:val="0"/>
      <w:marRight w:val="0"/>
      <w:marTop w:val="0"/>
      <w:marBottom w:val="0"/>
      <w:divBdr>
        <w:top w:val="none" w:sz="0" w:space="0" w:color="auto"/>
        <w:left w:val="none" w:sz="0" w:space="0" w:color="auto"/>
        <w:bottom w:val="none" w:sz="0" w:space="0" w:color="auto"/>
        <w:right w:val="none" w:sz="0" w:space="0" w:color="auto"/>
      </w:divBdr>
    </w:div>
    <w:div w:id="828135983">
      <w:bodyDiv w:val="1"/>
      <w:marLeft w:val="0"/>
      <w:marRight w:val="0"/>
      <w:marTop w:val="0"/>
      <w:marBottom w:val="0"/>
      <w:divBdr>
        <w:top w:val="none" w:sz="0" w:space="0" w:color="auto"/>
        <w:left w:val="none" w:sz="0" w:space="0" w:color="auto"/>
        <w:bottom w:val="none" w:sz="0" w:space="0" w:color="auto"/>
        <w:right w:val="none" w:sz="0" w:space="0" w:color="auto"/>
      </w:divBdr>
    </w:div>
    <w:div w:id="833766746">
      <w:bodyDiv w:val="1"/>
      <w:marLeft w:val="0"/>
      <w:marRight w:val="0"/>
      <w:marTop w:val="0"/>
      <w:marBottom w:val="0"/>
      <w:divBdr>
        <w:top w:val="none" w:sz="0" w:space="0" w:color="auto"/>
        <w:left w:val="none" w:sz="0" w:space="0" w:color="auto"/>
        <w:bottom w:val="none" w:sz="0" w:space="0" w:color="auto"/>
        <w:right w:val="none" w:sz="0" w:space="0" w:color="auto"/>
      </w:divBdr>
    </w:div>
    <w:div w:id="836501700">
      <w:bodyDiv w:val="1"/>
      <w:marLeft w:val="0"/>
      <w:marRight w:val="0"/>
      <w:marTop w:val="0"/>
      <w:marBottom w:val="0"/>
      <w:divBdr>
        <w:top w:val="none" w:sz="0" w:space="0" w:color="auto"/>
        <w:left w:val="none" w:sz="0" w:space="0" w:color="auto"/>
        <w:bottom w:val="none" w:sz="0" w:space="0" w:color="auto"/>
        <w:right w:val="none" w:sz="0" w:space="0" w:color="auto"/>
      </w:divBdr>
    </w:div>
    <w:div w:id="848370540">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933246860">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983898665">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095856579">
      <w:bodyDiv w:val="1"/>
      <w:marLeft w:val="0"/>
      <w:marRight w:val="0"/>
      <w:marTop w:val="0"/>
      <w:marBottom w:val="0"/>
      <w:divBdr>
        <w:top w:val="none" w:sz="0" w:space="0" w:color="auto"/>
        <w:left w:val="none" w:sz="0" w:space="0" w:color="auto"/>
        <w:bottom w:val="none" w:sz="0" w:space="0" w:color="auto"/>
        <w:right w:val="none" w:sz="0" w:space="0" w:color="auto"/>
      </w:divBdr>
    </w:div>
    <w:div w:id="1111902401">
      <w:bodyDiv w:val="1"/>
      <w:marLeft w:val="0"/>
      <w:marRight w:val="0"/>
      <w:marTop w:val="0"/>
      <w:marBottom w:val="0"/>
      <w:divBdr>
        <w:top w:val="none" w:sz="0" w:space="0" w:color="auto"/>
        <w:left w:val="none" w:sz="0" w:space="0" w:color="auto"/>
        <w:bottom w:val="none" w:sz="0" w:space="0" w:color="auto"/>
        <w:right w:val="none" w:sz="0" w:space="0" w:color="auto"/>
      </w:divBdr>
    </w:div>
    <w:div w:id="1150754931">
      <w:bodyDiv w:val="1"/>
      <w:marLeft w:val="0"/>
      <w:marRight w:val="0"/>
      <w:marTop w:val="0"/>
      <w:marBottom w:val="0"/>
      <w:divBdr>
        <w:top w:val="none" w:sz="0" w:space="0" w:color="auto"/>
        <w:left w:val="none" w:sz="0" w:space="0" w:color="auto"/>
        <w:bottom w:val="none" w:sz="0" w:space="0" w:color="auto"/>
        <w:right w:val="none" w:sz="0" w:space="0" w:color="auto"/>
      </w:divBdr>
      <w:divsChild>
        <w:div w:id="1379818954">
          <w:marLeft w:val="0"/>
          <w:marRight w:val="0"/>
          <w:marTop w:val="0"/>
          <w:marBottom w:val="0"/>
          <w:divBdr>
            <w:top w:val="none" w:sz="0" w:space="0" w:color="auto"/>
            <w:left w:val="none" w:sz="0" w:space="0" w:color="auto"/>
            <w:bottom w:val="none" w:sz="0" w:space="0" w:color="auto"/>
            <w:right w:val="none" w:sz="0" w:space="0" w:color="auto"/>
          </w:divBdr>
          <w:divsChild>
            <w:div w:id="1508324349">
              <w:marLeft w:val="0"/>
              <w:marRight w:val="0"/>
              <w:marTop w:val="0"/>
              <w:marBottom w:val="0"/>
              <w:divBdr>
                <w:top w:val="none" w:sz="0" w:space="0" w:color="auto"/>
                <w:left w:val="none" w:sz="0" w:space="0" w:color="auto"/>
                <w:bottom w:val="none" w:sz="0" w:space="0" w:color="auto"/>
                <w:right w:val="none" w:sz="0" w:space="0" w:color="auto"/>
              </w:divBdr>
            </w:div>
            <w:div w:id="2102483750">
              <w:marLeft w:val="0"/>
              <w:marRight w:val="0"/>
              <w:marTop w:val="0"/>
              <w:marBottom w:val="0"/>
              <w:divBdr>
                <w:top w:val="none" w:sz="0" w:space="0" w:color="auto"/>
                <w:left w:val="none" w:sz="0" w:space="0" w:color="auto"/>
                <w:bottom w:val="none" w:sz="0" w:space="0" w:color="auto"/>
                <w:right w:val="none" w:sz="0" w:space="0" w:color="auto"/>
              </w:divBdr>
              <w:divsChild>
                <w:div w:id="197702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959951">
      <w:bodyDiv w:val="1"/>
      <w:marLeft w:val="0"/>
      <w:marRight w:val="0"/>
      <w:marTop w:val="0"/>
      <w:marBottom w:val="0"/>
      <w:divBdr>
        <w:top w:val="none" w:sz="0" w:space="0" w:color="auto"/>
        <w:left w:val="none" w:sz="0" w:space="0" w:color="auto"/>
        <w:bottom w:val="none" w:sz="0" w:space="0" w:color="auto"/>
        <w:right w:val="none" w:sz="0" w:space="0" w:color="auto"/>
      </w:divBdr>
    </w:div>
    <w:div w:id="1167938977">
      <w:bodyDiv w:val="1"/>
      <w:marLeft w:val="0"/>
      <w:marRight w:val="0"/>
      <w:marTop w:val="0"/>
      <w:marBottom w:val="0"/>
      <w:divBdr>
        <w:top w:val="none" w:sz="0" w:space="0" w:color="auto"/>
        <w:left w:val="none" w:sz="0" w:space="0" w:color="auto"/>
        <w:bottom w:val="none" w:sz="0" w:space="0" w:color="auto"/>
        <w:right w:val="none" w:sz="0" w:space="0" w:color="auto"/>
      </w:divBdr>
    </w:div>
    <w:div w:id="1169296347">
      <w:bodyDiv w:val="1"/>
      <w:marLeft w:val="0"/>
      <w:marRight w:val="0"/>
      <w:marTop w:val="0"/>
      <w:marBottom w:val="0"/>
      <w:divBdr>
        <w:top w:val="none" w:sz="0" w:space="0" w:color="auto"/>
        <w:left w:val="none" w:sz="0" w:space="0" w:color="auto"/>
        <w:bottom w:val="none" w:sz="0" w:space="0" w:color="auto"/>
        <w:right w:val="none" w:sz="0" w:space="0" w:color="auto"/>
      </w:divBdr>
    </w:div>
    <w:div w:id="1171600695">
      <w:bodyDiv w:val="1"/>
      <w:marLeft w:val="0"/>
      <w:marRight w:val="0"/>
      <w:marTop w:val="0"/>
      <w:marBottom w:val="0"/>
      <w:divBdr>
        <w:top w:val="none" w:sz="0" w:space="0" w:color="auto"/>
        <w:left w:val="none" w:sz="0" w:space="0" w:color="auto"/>
        <w:bottom w:val="none" w:sz="0" w:space="0" w:color="auto"/>
        <w:right w:val="none" w:sz="0" w:space="0" w:color="auto"/>
      </w:divBdr>
    </w:div>
    <w:div w:id="1180196251">
      <w:bodyDiv w:val="1"/>
      <w:marLeft w:val="0"/>
      <w:marRight w:val="0"/>
      <w:marTop w:val="0"/>
      <w:marBottom w:val="0"/>
      <w:divBdr>
        <w:top w:val="none" w:sz="0" w:space="0" w:color="auto"/>
        <w:left w:val="none" w:sz="0" w:space="0" w:color="auto"/>
        <w:bottom w:val="none" w:sz="0" w:space="0" w:color="auto"/>
        <w:right w:val="none" w:sz="0" w:space="0" w:color="auto"/>
      </w:divBdr>
    </w:div>
    <w:div w:id="1181703301">
      <w:bodyDiv w:val="1"/>
      <w:marLeft w:val="0"/>
      <w:marRight w:val="0"/>
      <w:marTop w:val="0"/>
      <w:marBottom w:val="0"/>
      <w:divBdr>
        <w:top w:val="none" w:sz="0" w:space="0" w:color="auto"/>
        <w:left w:val="none" w:sz="0" w:space="0" w:color="auto"/>
        <w:bottom w:val="none" w:sz="0" w:space="0" w:color="auto"/>
        <w:right w:val="none" w:sz="0" w:space="0" w:color="auto"/>
      </w:divBdr>
      <w:divsChild>
        <w:div w:id="1009259273">
          <w:marLeft w:val="0"/>
          <w:marRight w:val="0"/>
          <w:marTop w:val="0"/>
          <w:marBottom w:val="0"/>
          <w:divBdr>
            <w:top w:val="none" w:sz="0" w:space="0" w:color="auto"/>
            <w:left w:val="none" w:sz="0" w:space="0" w:color="auto"/>
            <w:bottom w:val="none" w:sz="0" w:space="0" w:color="auto"/>
            <w:right w:val="none" w:sz="0" w:space="0" w:color="auto"/>
          </w:divBdr>
          <w:divsChild>
            <w:div w:id="834494829">
              <w:marLeft w:val="0"/>
              <w:marRight w:val="0"/>
              <w:marTop w:val="0"/>
              <w:marBottom w:val="0"/>
              <w:divBdr>
                <w:top w:val="none" w:sz="0" w:space="0" w:color="auto"/>
                <w:left w:val="none" w:sz="0" w:space="0" w:color="auto"/>
                <w:bottom w:val="none" w:sz="0" w:space="0" w:color="auto"/>
                <w:right w:val="none" w:sz="0" w:space="0" w:color="auto"/>
              </w:divBdr>
            </w:div>
            <w:div w:id="1983538371">
              <w:marLeft w:val="0"/>
              <w:marRight w:val="0"/>
              <w:marTop w:val="0"/>
              <w:marBottom w:val="0"/>
              <w:divBdr>
                <w:top w:val="none" w:sz="0" w:space="0" w:color="auto"/>
                <w:left w:val="none" w:sz="0" w:space="0" w:color="auto"/>
                <w:bottom w:val="none" w:sz="0" w:space="0" w:color="auto"/>
                <w:right w:val="none" w:sz="0" w:space="0" w:color="auto"/>
              </w:divBdr>
              <w:divsChild>
                <w:div w:id="11651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07769">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262449509">
      <w:bodyDiv w:val="1"/>
      <w:marLeft w:val="0"/>
      <w:marRight w:val="0"/>
      <w:marTop w:val="0"/>
      <w:marBottom w:val="0"/>
      <w:divBdr>
        <w:top w:val="none" w:sz="0" w:space="0" w:color="auto"/>
        <w:left w:val="none" w:sz="0" w:space="0" w:color="auto"/>
        <w:bottom w:val="none" w:sz="0" w:space="0" w:color="auto"/>
        <w:right w:val="none" w:sz="0" w:space="0" w:color="auto"/>
      </w:divBdr>
    </w:div>
    <w:div w:id="1297294316">
      <w:bodyDiv w:val="1"/>
      <w:marLeft w:val="0"/>
      <w:marRight w:val="0"/>
      <w:marTop w:val="0"/>
      <w:marBottom w:val="0"/>
      <w:divBdr>
        <w:top w:val="none" w:sz="0" w:space="0" w:color="auto"/>
        <w:left w:val="none" w:sz="0" w:space="0" w:color="auto"/>
        <w:bottom w:val="none" w:sz="0" w:space="0" w:color="auto"/>
        <w:right w:val="none" w:sz="0" w:space="0" w:color="auto"/>
      </w:divBdr>
    </w:div>
    <w:div w:id="1317495144">
      <w:bodyDiv w:val="1"/>
      <w:marLeft w:val="0"/>
      <w:marRight w:val="0"/>
      <w:marTop w:val="0"/>
      <w:marBottom w:val="0"/>
      <w:divBdr>
        <w:top w:val="none" w:sz="0" w:space="0" w:color="auto"/>
        <w:left w:val="none" w:sz="0" w:space="0" w:color="auto"/>
        <w:bottom w:val="none" w:sz="0" w:space="0" w:color="auto"/>
        <w:right w:val="none" w:sz="0" w:space="0" w:color="auto"/>
      </w:divBdr>
    </w:div>
    <w:div w:id="1367288359">
      <w:bodyDiv w:val="1"/>
      <w:marLeft w:val="0"/>
      <w:marRight w:val="0"/>
      <w:marTop w:val="0"/>
      <w:marBottom w:val="0"/>
      <w:divBdr>
        <w:top w:val="none" w:sz="0" w:space="0" w:color="auto"/>
        <w:left w:val="none" w:sz="0" w:space="0" w:color="auto"/>
        <w:bottom w:val="none" w:sz="0" w:space="0" w:color="auto"/>
        <w:right w:val="none" w:sz="0" w:space="0" w:color="auto"/>
      </w:divBdr>
    </w:div>
    <w:div w:id="1416974802">
      <w:bodyDiv w:val="1"/>
      <w:marLeft w:val="0"/>
      <w:marRight w:val="0"/>
      <w:marTop w:val="0"/>
      <w:marBottom w:val="0"/>
      <w:divBdr>
        <w:top w:val="none" w:sz="0" w:space="0" w:color="auto"/>
        <w:left w:val="none" w:sz="0" w:space="0" w:color="auto"/>
        <w:bottom w:val="none" w:sz="0" w:space="0" w:color="auto"/>
        <w:right w:val="none" w:sz="0" w:space="0" w:color="auto"/>
      </w:divBdr>
    </w:div>
    <w:div w:id="1432050206">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51898401">
      <w:bodyDiv w:val="1"/>
      <w:marLeft w:val="0"/>
      <w:marRight w:val="0"/>
      <w:marTop w:val="0"/>
      <w:marBottom w:val="0"/>
      <w:divBdr>
        <w:top w:val="none" w:sz="0" w:space="0" w:color="auto"/>
        <w:left w:val="none" w:sz="0" w:space="0" w:color="auto"/>
        <w:bottom w:val="none" w:sz="0" w:space="0" w:color="auto"/>
        <w:right w:val="none" w:sz="0" w:space="0" w:color="auto"/>
      </w:divBdr>
    </w:div>
    <w:div w:id="1460102730">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496460187">
      <w:bodyDiv w:val="1"/>
      <w:marLeft w:val="0"/>
      <w:marRight w:val="0"/>
      <w:marTop w:val="0"/>
      <w:marBottom w:val="0"/>
      <w:divBdr>
        <w:top w:val="none" w:sz="0" w:space="0" w:color="auto"/>
        <w:left w:val="none" w:sz="0" w:space="0" w:color="auto"/>
        <w:bottom w:val="none" w:sz="0" w:space="0" w:color="auto"/>
        <w:right w:val="none" w:sz="0" w:space="0" w:color="auto"/>
      </w:divBdr>
    </w:div>
    <w:div w:id="1571647319">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715809384">
      <w:bodyDiv w:val="1"/>
      <w:marLeft w:val="0"/>
      <w:marRight w:val="0"/>
      <w:marTop w:val="0"/>
      <w:marBottom w:val="0"/>
      <w:divBdr>
        <w:top w:val="none" w:sz="0" w:space="0" w:color="auto"/>
        <w:left w:val="none" w:sz="0" w:space="0" w:color="auto"/>
        <w:bottom w:val="none" w:sz="0" w:space="0" w:color="auto"/>
        <w:right w:val="none" w:sz="0" w:space="0" w:color="auto"/>
      </w:divBdr>
    </w:div>
    <w:div w:id="1751585966">
      <w:bodyDiv w:val="1"/>
      <w:marLeft w:val="0"/>
      <w:marRight w:val="0"/>
      <w:marTop w:val="0"/>
      <w:marBottom w:val="0"/>
      <w:divBdr>
        <w:top w:val="none" w:sz="0" w:space="0" w:color="auto"/>
        <w:left w:val="none" w:sz="0" w:space="0" w:color="auto"/>
        <w:bottom w:val="none" w:sz="0" w:space="0" w:color="auto"/>
        <w:right w:val="none" w:sz="0" w:space="0" w:color="auto"/>
      </w:divBdr>
    </w:div>
    <w:div w:id="1789543278">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30635945">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 w:id="1844274123">
      <w:bodyDiv w:val="1"/>
      <w:marLeft w:val="0"/>
      <w:marRight w:val="0"/>
      <w:marTop w:val="0"/>
      <w:marBottom w:val="0"/>
      <w:divBdr>
        <w:top w:val="none" w:sz="0" w:space="0" w:color="auto"/>
        <w:left w:val="none" w:sz="0" w:space="0" w:color="auto"/>
        <w:bottom w:val="none" w:sz="0" w:space="0" w:color="auto"/>
        <w:right w:val="none" w:sz="0" w:space="0" w:color="auto"/>
      </w:divBdr>
    </w:div>
    <w:div w:id="1892497751">
      <w:bodyDiv w:val="1"/>
      <w:marLeft w:val="0"/>
      <w:marRight w:val="0"/>
      <w:marTop w:val="0"/>
      <w:marBottom w:val="0"/>
      <w:divBdr>
        <w:top w:val="none" w:sz="0" w:space="0" w:color="auto"/>
        <w:left w:val="none" w:sz="0" w:space="0" w:color="auto"/>
        <w:bottom w:val="none" w:sz="0" w:space="0" w:color="auto"/>
        <w:right w:val="none" w:sz="0" w:space="0" w:color="auto"/>
      </w:divBdr>
    </w:div>
    <w:div w:id="1906984617">
      <w:bodyDiv w:val="1"/>
      <w:marLeft w:val="0"/>
      <w:marRight w:val="0"/>
      <w:marTop w:val="0"/>
      <w:marBottom w:val="0"/>
      <w:divBdr>
        <w:top w:val="none" w:sz="0" w:space="0" w:color="auto"/>
        <w:left w:val="none" w:sz="0" w:space="0" w:color="auto"/>
        <w:bottom w:val="none" w:sz="0" w:space="0" w:color="auto"/>
        <w:right w:val="none" w:sz="0" w:space="0" w:color="auto"/>
      </w:divBdr>
    </w:div>
    <w:div w:id="1925145485">
      <w:bodyDiv w:val="1"/>
      <w:marLeft w:val="0"/>
      <w:marRight w:val="0"/>
      <w:marTop w:val="0"/>
      <w:marBottom w:val="0"/>
      <w:divBdr>
        <w:top w:val="none" w:sz="0" w:space="0" w:color="auto"/>
        <w:left w:val="none" w:sz="0" w:space="0" w:color="auto"/>
        <w:bottom w:val="none" w:sz="0" w:space="0" w:color="auto"/>
        <w:right w:val="none" w:sz="0" w:space="0" w:color="auto"/>
      </w:divBdr>
    </w:div>
    <w:div w:id="1946696019">
      <w:bodyDiv w:val="1"/>
      <w:marLeft w:val="0"/>
      <w:marRight w:val="0"/>
      <w:marTop w:val="0"/>
      <w:marBottom w:val="0"/>
      <w:divBdr>
        <w:top w:val="none" w:sz="0" w:space="0" w:color="auto"/>
        <w:left w:val="none" w:sz="0" w:space="0" w:color="auto"/>
        <w:bottom w:val="none" w:sz="0" w:space="0" w:color="auto"/>
        <w:right w:val="none" w:sz="0" w:space="0" w:color="auto"/>
      </w:divBdr>
    </w:div>
    <w:div w:id="1947499922">
      <w:bodyDiv w:val="1"/>
      <w:marLeft w:val="0"/>
      <w:marRight w:val="0"/>
      <w:marTop w:val="0"/>
      <w:marBottom w:val="0"/>
      <w:divBdr>
        <w:top w:val="none" w:sz="0" w:space="0" w:color="auto"/>
        <w:left w:val="none" w:sz="0" w:space="0" w:color="auto"/>
        <w:bottom w:val="none" w:sz="0" w:space="0" w:color="auto"/>
        <w:right w:val="none" w:sz="0" w:space="0" w:color="auto"/>
      </w:divBdr>
    </w:div>
    <w:div w:id="1992051965">
      <w:bodyDiv w:val="1"/>
      <w:marLeft w:val="0"/>
      <w:marRight w:val="0"/>
      <w:marTop w:val="0"/>
      <w:marBottom w:val="0"/>
      <w:divBdr>
        <w:top w:val="none" w:sz="0" w:space="0" w:color="auto"/>
        <w:left w:val="none" w:sz="0" w:space="0" w:color="auto"/>
        <w:bottom w:val="none" w:sz="0" w:space="0" w:color="auto"/>
        <w:right w:val="none" w:sz="0" w:space="0" w:color="auto"/>
      </w:divBdr>
    </w:div>
    <w:div w:id="2004772872">
      <w:bodyDiv w:val="1"/>
      <w:marLeft w:val="0"/>
      <w:marRight w:val="0"/>
      <w:marTop w:val="0"/>
      <w:marBottom w:val="0"/>
      <w:divBdr>
        <w:top w:val="none" w:sz="0" w:space="0" w:color="auto"/>
        <w:left w:val="none" w:sz="0" w:space="0" w:color="auto"/>
        <w:bottom w:val="none" w:sz="0" w:space="0" w:color="auto"/>
        <w:right w:val="none" w:sz="0" w:space="0" w:color="auto"/>
      </w:divBdr>
    </w:div>
    <w:div w:id="2019192661">
      <w:bodyDiv w:val="1"/>
      <w:marLeft w:val="0"/>
      <w:marRight w:val="0"/>
      <w:marTop w:val="0"/>
      <w:marBottom w:val="0"/>
      <w:divBdr>
        <w:top w:val="none" w:sz="0" w:space="0" w:color="auto"/>
        <w:left w:val="none" w:sz="0" w:space="0" w:color="auto"/>
        <w:bottom w:val="none" w:sz="0" w:space="0" w:color="auto"/>
        <w:right w:val="none" w:sz="0" w:space="0" w:color="auto"/>
      </w:divBdr>
    </w:div>
    <w:div w:id="2025789834">
      <w:bodyDiv w:val="1"/>
      <w:marLeft w:val="0"/>
      <w:marRight w:val="0"/>
      <w:marTop w:val="0"/>
      <w:marBottom w:val="0"/>
      <w:divBdr>
        <w:top w:val="none" w:sz="0" w:space="0" w:color="auto"/>
        <w:left w:val="none" w:sz="0" w:space="0" w:color="auto"/>
        <w:bottom w:val="none" w:sz="0" w:space="0" w:color="auto"/>
        <w:right w:val="none" w:sz="0" w:space="0" w:color="auto"/>
      </w:divBdr>
    </w:div>
    <w:div w:id="2073624629">
      <w:bodyDiv w:val="1"/>
      <w:marLeft w:val="0"/>
      <w:marRight w:val="0"/>
      <w:marTop w:val="0"/>
      <w:marBottom w:val="0"/>
      <w:divBdr>
        <w:top w:val="none" w:sz="0" w:space="0" w:color="auto"/>
        <w:left w:val="none" w:sz="0" w:space="0" w:color="auto"/>
        <w:bottom w:val="none" w:sz="0" w:space="0" w:color="auto"/>
        <w:right w:val="none" w:sz="0" w:space="0" w:color="auto"/>
      </w:divBdr>
    </w:div>
    <w:div w:id="2082365178">
      <w:bodyDiv w:val="1"/>
      <w:marLeft w:val="0"/>
      <w:marRight w:val="0"/>
      <w:marTop w:val="0"/>
      <w:marBottom w:val="0"/>
      <w:divBdr>
        <w:top w:val="none" w:sz="0" w:space="0" w:color="auto"/>
        <w:left w:val="none" w:sz="0" w:space="0" w:color="auto"/>
        <w:bottom w:val="none" w:sz="0" w:space="0" w:color="auto"/>
        <w:right w:val="none" w:sz="0" w:space="0" w:color="auto"/>
      </w:divBdr>
    </w:div>
    <w:div w:id="2085180722">
      <w:bodyDiv w:val="1"/>
      <w:marLeft w:val="0"/>
      <w:marRight w:val="0"/>
      <w:marTop w:val="0"/>
      <w:marBottom w:val="0"/>
      <w:divBdr>
        <w:top w:val="none" w:sz="0" w:space="0" w:color="auto"/>
        <w:left w:val="none" w:sz="0" w:space="0" w:color="auto"/>
        <w:bottom w:val="none" w:sz="0" w:space="0" w:color="auto"/>
        <w:right w:val="none" w:sz="0" w:space="0" w:color="auto"/>
      </w:divBdr>
    </w:div>
    <w:div w:id="2105106811">
      <w:bodyDiv w:val="1"/>
      <w:marLeft w:val="0"/>
      <w:marRight w:val="0"/>
      <w:marTop w:val="0"/>
      <w:marBottom w:val="0"/>
      <w:divBdr>
        <w:top w:val="none" w:sz="0" w:space="0" w:color="auto"/>
        <w:left w:val="none" w:sz="0" w:space="0" w:color="auto"/>
        <w:bottom w:val="none" w:sz="0" w:space="0" w:color="auto"/>
        <w:right w:val="none" w:sz="0" w:space="0" w:color="auto"/>
      </w:divBdr>
    </w:div>
    <w:div w:id="2130051756">
      <w:bodyDiv w:val="1"/>
      <w:marLeft w:val="0"/>
      <w:marRight w:val="0"/>
      <w:marTop w:val="0"/>
      <w:marBottom w:val="0"/>
      <w:divBdr>
        <w:top w:val="none" w:sz="0" w:space="0" w:color="auto"/>
        <w:left w:val="none" w:sz="0" w:space="0" w:color="auto"/>
        <w:bottom w:val="none" w:sz="0" w:space="0" w:color="auto"/>
        <w:right w:val="none" w:sz="0" w:space="0" w:color="auto"/>
      </w:divBdr>
      <w:divsChild>
        <w:div w:id="763573697">
          <w:marLeft w:val="0"/>
          <w:marRight w:val="0"/>
          <w:marTop w:val="0"/>
          <w:marBottom w:val="0"/>
          <w:divBdr>
            <w:top w:val="none" w:sz="0" w:space="0" w:color="auto"/>
            <w:left w:val="none" w:sz="0" w:space="0" w:color="auto"/>
            <w:bottom w:val="none" w:sz="0" w:space="0" w:color="auto"/>
            <w:right w:val="none" w:sz="0" w:space="0" w:color="auto"/>
          </w:divBdr>
          <w:divsChild>
            <w:div w:id="433091915">
              <w:marLeft w:val="0"/>
              <w:marRight w:val="0"/>
              <w:marTop w:val="0"/>
              <w:marBottom w:val="0"/>
              <w:divBdr>
                <w:top w:val="none" w:sz="0" w:space="0" w:color="auto"/>
                <w:left w:val="none" w:sz="0" w:space="0" w:color="auto"/>
                <w:bottom w:val="none" w:sz="0" w:space="0" w:color="auto"/>
                <w:right w:val="none" w:sz="0" w:space="0" w:color="auto"/>
              </w:divBdr>
            </w:div>
            <w:div w:id="1399088897">
              <w:marLeft w:val="0"/>
              <w:marRight w:val="0"/>
              <w:marTop w:val="0"/>
              <w:marBottom w:val="0"/>
              <w:divBdr>
                <w:top w:val="none" w:sz="0" w:space="0" w:color="auto"/>
                <w:left w:val="none" w:sz="0" w:space="0" w:color="auto"/>
                <w:bottom w:val="none" w:sz="0" w:space="0" w:color="auto"/>
                <w:right w:val="none" w:sz="0" w:space="0" w:color="auto"/>
              </w:divBdr>
              <w:divsChild>
                <w:div w:id="18040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iplomaterv.vik.bme.hu/" TargetMode="External"/><Relationship Id="rId26" Type="http://schemas.openxmlformats.org/officeDocument/2006/relationships/image" Target="media/image14.png"/><Relationship Id="rId39" Type="http://schemas.microsoft.com/office/2016/09/relationships/commentsIds" Target="commentsIds.xml"/><Relationship Id="rId21" Type="http://schemas.openxmlformats.org/officeDocument/2006/relationships/image" Target="media/image9.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zarovizsga.aut.bme.hu/article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microsoft.com/office/2011/relationships/people" Target="people.xml"/><Relationship Id="rId40"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vik.bme.hu/hallgatoknak/altalanos/mi-hasznalat-ajanlasok"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Kor09</b:Tag>
    <b:SourceType>InternetSite</b:SourceType>
    <b:Guid>{80FE6383-D5C2-4E86-BF8E-FD2AD6F28E56}</b:Guid>
    <b:Author>
      <b:Author>
        <b:NameList>
          <b:Person>
            <b:Last>Nahtkasztlija</b:Last>
            <b:First>Korbácsi</b:First>
          </b:Person>
        </b:NameList>
      </b:Author>
    </b:Author>
    <b:Title>Az idegen szavak toldalékolása</b:Title>
    <b:InternetSiteTitle>PC Guru</b:InternetSiteTitle>
    <b:Year>2009</b:Year>
    <b:Month>június</b:Month>
    <b:URL>http://www.pcguru.hu/blog/kredenc/az-idegen-szavak-toldalekolasa/5062</b:URL>
    <b:RefOrder>3</b:RefOrder>
  </b:Source>
  <b:Source>
    <b:Tag>Phi97</b:Tag>
    <b:SourceType>InternetSite</b:SourceType>
    <b:Guid>{9794E31F-FD3C-45DA-A523-46A7167C17DC}</b:Guid>
    <b:Author>
      <b:Author>
        <b:NameList>
          <b:Person>
            <b:Last>Koopman</b:Last>
            <b:First>Philip</b:First>
          </b:Person>
        </b:NameList>
      </b:Author>
    </b:Author>
    <b:Title>How to Write an Abstract</b:Title>
    <b:Year>1997</b:Year>
    <b:Month>október</b:Month>
    <b:YearAccessed>2015</b:YearAccessed>
    <b:MonthAccessed>október</b:MonthAccessed>
    <b:DayAccessed>20</b:DayAccessed>
    <b:URL>https://users.ece.cmu.edu/~koopman/essays/abstract.html</b:URL>
    <b:RefOrder>1</b:RefOrder>
  </b:Source>
  <b:Source>
    <b:Tag>W3C15</b:Tag>
    <b:SourceType>InternetSite</b:SourceType>
    <b:Guid>{91D5DEF9-4D21-4457-9FC3-18DC5232F3D3}</b:Guid>
    <b:Author>
      <b:Author>
        <b:NameList>
          <b:Person>
            <b:Last>W3C</b:Last>
          </b:Person>
        </b:NameList>
      </b:Author>
    </b:Author>
    <b:Title>HTML, The Web’s Core Language</b:Title>
    <b:YearAccessed>2015</b:YearAccessed>
    <b:MonthAccessed>október</b:MonthAccessed>
    <b:DayAccessed>20</b:DayAccessed>
    <b:URL>http://www.w3.org/html/</b:URL>
    <b:RefOrder>2</b:RefOrder>
  </b:Source>
</b:Sources>
</file>

<file path=customXml/itemProps1.xml><?xml version="1.0" encoding="utf-8"?>
<ds:datastoreItem xmlns:ds="http://schemas.openxmlformats.org/officeDocument/2006/customXml" ds:itemID="{3396A5EA-6740-4202-AEAF-4CB3C43E9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3794</TotalTime>
  <Pages>70</Pages>
  <Words>13874</Words>
  <Characters>95733</Characters>
  <Application>Microsoft Office Word</Application>
  <DocSecurity>0</DocSecurity>
  <Lines>797</Lines>
  <Paragraphs>218</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Diplomaterv útmutató</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
  <Company>Automatizálási és Alkalmazott Informatikai Tanszék</Company>
  <LinksUpToDate>false</LinksUpToDate>
  <CharactersWithSpaces>109389</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Diplomaterv útmutató</dc:title>
  <dc:subject/>
  <dc:creator>Dr. Kővári Bence;balassy@aut.bme.hu</dc:creator>
  <cp:keywords/>
  <dc:description>Az adatok átírása után a dokumentum egészére adjanak ki frissítést.</dc:description>
  <cp:lastModifiedBy>Pásztori Péter Benjámin</cp:lastModifiedBy>
  <cp:revision>73</cp:revision>
  <cp:lastPrinted>2002-07-08T12:51:00Z</cp:lastPrinted>
  <dcterms:created xsi:type="dcterms:W3CDTF">2016-01-29T16:04:00Z</dcterms:created>
  <dcterms:modified xsi:type="dcterms:W3CDTF">2025-11-25T23:44:00Z</dcterms:modified>
</cp:coreProperties>
</file>